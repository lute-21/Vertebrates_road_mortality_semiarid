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19E0B" w14:textId="15BC8D46" w:rsidR="00397755" w:rsidRDefault="00397755">
      <w:pPr>
        <w:jc w:val="both"/>
        <w:rPr>
          <w:rFonts w:ascii="Times New Roman" w:eastAsia="Times New Roman" w:hAnsi="Times New Roman" w:cs="Times New Roman"/>
          <w:b/>
          <w:sz w:val="28"/>
          <w:szCs w:val="28"/>
          <w:lang w:val="en-US"/>
        </w:rPr>
      </w:pPr>
      <w:bookmarkStart w:id="0" w:name="_Hlk57726514"/>
      <w:r>
        <w:rPr>
          <w:rFonts w:ascii="Times New Roman" w:eastAsia="Times New Roman" w:hAnsi="Times New Roman" w:cs="Times New Roman"/>
          <w:b/>
          <w:sz w:val="28"/>
          <w:szCs w:val="28"/>
          <w:lang w:val="en-US"/>
        </w:rPr>
        <w:t>Vertebrat</w:t>
      </w:r>
      <w:r w:rsidR="00990565">
        <w:rPr>
          <w:rFonts w:ascii="Times New Roman" w:eastAsia="Times New Roman" w:hAnsi="Times New Roman" w:cs="Times New Roman"/>
          <w:b/>
          <w:sz w:val="28"/>
          <w:szCs w:val="28"/>
          <w:lang w:val="en-US"/>
        </w:rPr>
        <w:t>e</w:t>
      </w:r>
      <w:r>
        <w:rPr>
          <w:rFonts w:ascii="Times New Roman" w:eastAsia="Times New Roman" w:hAnsi="Times New Roman" w:cs="Times New Roman"/>
          <w:b/>
          <w:sz w:val="28"/>
          <w:szCs w:val="28"/>
          <w:lang w:val="en-US"/>
        </w:rPr>
        <w:t xml:space="preserve"> mortality on </w:t>
      </w:r>
      <w:r w:rsidR="00990565">
        <w:rPr>
          <w:rFonts w:ascii="Times New Roman" w:eastAsia="Times New Roman" w:hAnsi="Times New Roman" w:cs="Times New Roman"/>
          <w:b/>
          <w:sz w:val="28"/>
          <w:szCs w:val="28"/>
          <w:lang w:val="en-US"/>
        </w:rPr>
        <w:t xml:space="preserve">a </w:t>
      </w:r>
      <w:r>
        <w:rPr>
          <w:rFonts w:ascii="Times New Roman" w:eastAsia="Times New Roman" w:hAnsi="Times New Roman" w:cs="Times New Roman"/>
          <w:b/>
          <w:sz w:val="28"/>
          <w:szCs w:val="28"/>
          <w:lang w:val="en-US"/>
        </w:rPr>
        <w:t xml:space="preserve">road in </w:t>
      </w:r>
      <w:r w:rsidR="003F3FD1">
        <w:rPr>
          <w:rFonts w:ascii="Times New Roman" w:eastAsia="Times New Roman" w:hAnsi="Times New Roman" w:cs="Times New Roman"/>
          <w:b/>
          <w:sz w:val="28"/>
          <w:szCs w:val="28"/>
          <w:lang w:val="en-US"/>
        </w:rPr>
        <w:t xml:space="preserve">the </w:t>
      </w:r>
      <w:r>
        <w:rPr>
          <w:rFonts w:ascii="Times New Roman" w:eastAsia="Times New Roman" w:hAnsi="Times New Roman" w:cs="Times New Roman"/>
          <w:b/>
          <w:sz w:val="28"/>
          <w:szCs w:val="28"/>
          <w:lang w:val="en-US"/>
        </w:rPr>
        <w:t>Brazilian semiarid environment</w:t>
      </w:r>
      <w:r w:rsidR="00601913">
        <w:rPr>
          <w:rFonts w:ascii="Times New Roman" w:eastAsia="Times New Roman" w:hAnsi="Times New Roman" w:cs="Times New Roman"/>
          <w:b/>
          <w:sz w:val="28"/>
          <w:szCs w:val="28"/>
          <w:lang w:val="en-US"/>
        </w:rPr>
        <w:t>: Seasonality pattern</w:t>
      </w:r>
      <w:r w:rsidR="00990565">
        <w:rPr>
          <w:rFonts w:ascii="Times New Roman" w:eastAsia="Times New Roman" w:hAnsi="Times New Roman" w:cs="Times New Roman"/>
          <w:b/>
          <w:sz w:val="28"/>
          <w:szCs w:val="28"/>
          <w:lang w:val="en-US"/>
        </w:rPr>
        <w:t>s</w:t>
      </w:r>
      <w:r w:rsidR="00601913">
        <w:rPr>
          <w:rFonts w:ascii="Times New Roman" w:eastAsia="Times New Roman" w:hAnsi="Times New Roman" w:cs="Times New Roman"/>
          <w:b/>
          <w:sz w:val="28"/>
          <w:szCs w:val="28"/>
          <w:lang w:val="en-US"/>
        </w:rPr>
        <w:t xml:space="preserve"> and Hotspots</w:t>
      </w:r>
    </w:p>
    <w:bookmarkEnd w:id="0"/>
    <w:p w14:paraId="29B4BD5E" w14:textId="77777777" w:rsidR="00060B21" w:rsidRDefault="00060B21">
      <w:pPr>
        <w:jc w:val="both"/>
        <w:rPr>
          <w:rFonts w:ascii="Times New Roman" w:eastAsia="Times New Roman" w:hAnsi="Times New Roman" w:cs="Times New Roman"/>
          <w:b/>
          <w:sz w:val="28"/>
          <w:szCs w:val="28"/>
          <w:lang w:val="en-US"/>
        </w:rPr>
      </w:pPr>
    </w:p>
    <w:p w14:paraId="0427A9DC" w14:textId="46D11584" w:rsidR="00E771BE" w:rsidRPr="006060C4" w:rsidRDefault="00A979E2">
      <w:pPr>
        <w:rPr>
          <w:rFonts w:ascii="Times New Roman" w:eastAsia="Times New Roman" w:hAnsi="Times New Roman" w:cs="Times New Roman"/>
          <w:b/>
          <w:sz w:val="20"/>
          <w:szCs w:val="20"/>
          <w:lang w:val="en-US"/>
        </w:rPr>
      </w:pPr>
      <w:r w:rsidRPr="006060C4">
        <w:rPr>
          <w:rFonts w:ascii="Times New Roman" w:eastAsia="Times New Roman" w:hAnsi="Times New Roman" w:cs="Times New Roman"/>
          <w:b/>
          <w:sz w:val="20"/>
          <w:szCs w:val="20"/>
          <w:lang w:val="en-US"/>
        </w:rPr>
        <w:t>ABSTRACT</w:t>
      </w:r>
    </w:p>
    <w:p w14:paraId="47BB8EAE" w14:textId="1DE99905" w:rsidR="00A06C4F" w:rsidRDefault="00CF2D29" w:rsidP="00A06C4F">
      <w:pPr>
        <w:autoSpaceDE w:val="0"/>
        <w:autoSpaceDN w:val="0"/>
        <w:adjustRightInd w:val="0"/>
        <w:spacing w:after="0" w:line="240" w:lineRule="auto"/>
        <w:jc w:val="both"/>
        <w:rPr>
          <w:rFonts w:ascii="Times New Roman" w:eastAsia="Times New Roman" w:hAnsi="Times New Roman" w:cs="Times New Roman"/>
          <w:sz w:val="20"/>
          <w:szCs w:val="20"/>
          <w:lang w:val="en-US"/>
        </w:rPr>
      </w:pPr>
      <w:r w:rsidRPr="00CF2D29">
        <w:rPr>
          <w:rFonts w:ascii="Times New Roman" w:eastAsia="Times New Roman" w:hAnsi="Times New Roman" w:cs="Times New Roman"/>
          <w:sz w:val="20"/>
          <w:szCs w:val="20"/>
          <w:lang w:val="en-US"/>
        </w:rPr>
        <w:t>Mortality from collision with vehicles is the most visible impact of road traffic on wildlife.</w:t>
      </w:r>
      <w:r w:rsidR="0046586E">
        <w:rPr>
          <w:rFonts w:ascii="Times New Roman" w:eastAsia="Times New Roman" w:hAnsi="Times New Roman" w:cs="Times New Roman"/>
          <w:sz w:val="20"/>
          <w:szCs w:val="20"/>
          <w:lang w:val="en-US"/>
        </w:rPr>
        <w:t xml:space="preserve"> </w:t>
      </w:r>
      <w:r w:rsidR="000F5AD0" w:rsidRPr="000F5AD0">
        <w:rPr>
          <w:rFonts w:ascii="Times New Roman" w:eastAsia="Times New Roman" w:hAnsi="Times New Roman" w:cs="Times New Roman"/>
          <w:sz w:val="20"/>
          <w:szCs w:val="20"/>
          <w:lang w:val="en-US"/>
        </w:rPr>
        <w:t xml:space="preserve">To reduce this mortality on the roads, it is necessary to know the factors </w:t>
      </w:r>
      <w:del w:id="1" w:author="lutebio@outlook.com" w:date="2021-05-11T16:09:00Z">
        <w:r w:rsidR="000F5AD0" w:rsidRPr="000F5AD0" w:rsidDel="007B7BE5">
          <w:rPr>
            <w:rFonts w:ascii="Times New Roman" w:eastAsia="Times New Roman" w:hAnsi="Times New Roman" w:cs="Times New Roman"/>
            <w:sz w:val="20"/>
            <w:szCs w:val="20"/>
            <w:lang w:val="en-US"/>
          </w:rPr>
          <w:delText>that cause</w:delText>
        </w:r>
      </w:del>
      <w:ins w:id="2" w:author="lutebio@outlook.com" w:date="2021-05-11T16:09:00Z">
        <w:r w:rsidR="007B7BE5">
          <w:rPr>
            <w:rFonts w:ascii="Times New Roman" w:eastAsia="Times New Roman" w:hAnsi="Times New Roman" w:cs="Times New Roman"/>
            <w:sz w:val="20"/>
            <w:szCs w:val="20"/>
            <w:lang w:val="en-US"/>
          </w:rPr>
          <w:t>are associated</w:t>
        </w:r>
      </w:ins>
      <w:r w:rsidR="000F5AD0" w:rsidRPr="000F5AD0">
        <w:rPr>
          <w:rFonts w:ascii="Times New Roman" w:eastAsia="Times New Roman" w:hAnsi="Times New Roman" w:cs="Times New Roman"/>
          <w:sz w:val="20"/>
          <w:szCs w:val="20"/>
          <w:lang w:val="en-US"/>
        </w:rPr>
        <w:t xml:space="preserve"> these collisions.</w:t>
      </w:r>
      <w:r w:rsidR="000F5AD0">
        <w:rPr>
          <w:rFonts w:ascii="Times New Roman" w:eastAsia="Times New Roman" w:hAnsi="Times New Roman" w:cs="Times New Roman"/>
          <w:sz w:val="20"/>
          <w:szCs w:val="20"/>
          <w:lang w:val="en-US"/>
        </w:rPr>
        <w:t xml:space="preserve"> </w:t>
      </w:r>
      <w:r w:rsidR="00527DCE" w:rsidRPr="000F5AD0">
        <w:rPr>
          <w:rFonts w:ascii="Times New Roman" w:eastAsia="Times New Roman" w:hAnsi="Times New Roman" w:cs="Times New Roman"/>
          <w:sz w:val="20"/>
          <w:szCs w:val="20"/>
          <w:lang w:val="en-US"/>
        </w:rPr>
        <w:t xml:space="preserve">The purpose of </w:t>
      </w:r>
      <w:r w:rsidR="00DF1839" w:rsidRPr="000F5AD0">
        <w:rPr>
          <w:rFonts w:ascii="Times New Roman" w:eastAsia="Times New Roman" w:hAnsi="Times New Roman" w:cs="Times New Roman"/>
          <w:sz w:val="20"/>
          <w:szCs w:val="20"/>
          <w:lang w:val="en-US"/>
        </w:rPr>
        <w:t xml:space="preserve">our </w:t>
      </w:r>
      <w:r w:rsidR="00527DCE" w:rsidRPr="000F5AD0">
        <w:rPr>
          <w:rFonts w:ascii="Times New Roman" w:eastAsia="Times New Roman" w:hAnsi="Times New Roman" w:cs="Times New Roman"/>
          <w:sz w:val="20"/>
          <w:szCs w:val="20"/>
          <w:lang w:val="en-US"/>
        </w:rPr>
        <w:t xml:space="preserve">work </w:t>
      </w:r>
      <w:r w:rsidR="00BB032A" w:rsidRPr="000F5AD0">
        <w:rPr>
          <w:rFonts w:ascii="Times New Roman" w:eastAsia="Times New Roman" w:hAnsi="Times New Roman" w:cs="Times New Roman"/>
          <w:sz w:val="20"/>
          <w:szCs w:val="20"/>
          <w:lang w:val="en-US"/>
        </w:rPr>
        <w:t>was</w:t>
      </w:r>
      <w:r w:rsidR="00527DCE" w:rsidRPr="000F5AD0">
        <w:rPr>
          <w:rFonts w:ascii="Times New Roman" w:eastAsia="Times New Roman" w:hAnsi="Times New Roman" w:cs="Times New Roman"/>
          <w:sz w:val="20"/>
          <w:szCs w:val="20"/>
          <w:lang w:val="en-US"/>
        </w:rPr>
        <w:t xml:space="preserve"> to identify seasonal </w:t>
      </w:r>
      <w:r w:rsidR="003D493F">
        <w:rPr>
          <w:rFonts w:ascii="Times New Roman" w:eastAsia="Times New Roman" w:hAnsi="Times New Roman" w:cs="Times New Roman"/>
          <w:sz w:val="20"/>
          <w:szCs w:val="20"/>
          <w:lang w:val="en-US"/>
        </w:rPr>
        <w:t>factor</w:t>
      </w:r>
      <w:r w:rsidR="0046586E">
        <w:rPr>
          <w:rFonts w:ascii="Times New Roman" w:eastAsia="Times New Roman" w:hAnsi="Times New Roman" w:cs="Times New Roman"/>
          <w:sz w:val="20"/>
          <w:szCs w:val="20"/>
          <w:lang w:val="en-US"/>
        </w:rPr>
        <w:t>s</w:t>
      </w:r>
      <w:r w:rsidR="005E6B27" w:rsidRPr="000F5AD0">
        <w:rPr>
          <w:rFonts w:ascii="Times New Roman" w:eastAsia="Times New Roman" w:hAnsi="Times New Roman" w:cs="Times New Roman"/>
          <w:sz w:val="20"/>
          <w:szCs w:val="20"/>
          <w:lang w:val="en-US"/>
        </w:rPr>
        <w:t xml:space="preserve"> </w:t>
      </w:r>
      <w:r w:rsidR="00527DCE" w:rsidRPr="000F5AD0">
        <w:rPr>
          <w:rFonts w:ascii="Times New Roman" w:eastAsia="Times New Roman" w:hAnsi="Times New Roman" w:cs="Times New Roman"/>
          <w:sz w:val="20"/>
          <w:szCs w:val="20"/>
          <w:lang w:val="en-US"/>
        </w:rPr>
        <w:t xml:space="preserve">that </w:t>
      </w:r>
      <w:r w:rsidR="003F3FD1">
        <w:rPr>
          <w:rFonts w:ascii="Times New Roman" w:eastAsia="Times New Roman" w:hAnsi="Times New Roman" w:cs="Times New Roman"/>
          <w:sz w:val="20"/>
          <w:szCs w:val="20"/>
          <w:lang w:val="en-US"/>
        </w:rPr>
        <w:t xml:space="preserve">are </w:t>
      </w:r>
      <w:r w:rsidR="00527DCE" w:rsidRPr="000F5AD0">
        <w:rPr>
          <w:rFonts w:ascii="Times New Roman" w:eastAsia="Times New Roman" w:hAnsi="Times New Roman" w:cs="Times New Roman"/>
          <w:sz w:val="20"/>
          <w:szCs w:val="20"/>
          <w:lang w:val="en-US"/>
        </w:rPr>
        <w:t>most influen</w:t>
      </w:r>
      <w:r w:rsidR="003F3FD1">
        <w:rPr>
          <w:rFonts w:ascii="Times New Roman" w:eastAsia="Times New Roman" w:hAnsi="Times New Roman" w:cs="Times New Roman"/>
          <w:sz w:val="20"/>
          <w:szCs w:val="20"/>
          <w:lang w:val="en-US"/>
        </w:rPr>
        <w:t>tial on</w:t>
      </w:r>
      <w:r w:rsidR="00215596">
        <w:rPr>
          <w:rFonts w:ascii="Times New Roman" w:eastAsia="Times New Roman" w:hAnsi="Times New Roman" w:cs="Times New Roman"/>
          <w:sz w:val="20"/>
          <w:szCs w:val="20"/>
          <w:lang w:val="en-US"/>
        </w:rPr>
        <w:t xml:space="preserve"> the</w:t>
      </w:r>
      <w:r w:rsidR="00BB032A" w:rsidRPr="000F5AD0">
        <w:rPr>
          <w:rFonts w:ascii="Times New Roman" w:eastAsia="Times New Roman" w:hAnsi="Times New Roman" w:cs="Times New Roman"/>
          <w:sz w:val="20"/>
          <w:szCs w:val="20"/>
          <w:lang w:val="en-US"/>
        </w:rPr>
        <w:t xml:space="preserve"> vertebrate mortality rate on highway</w:t>
      </w:r>
      <w:r w:rsidR="003F3FD1">
        <w:rPr>
          <w:rFonts w:ascii="Times New Roman" w:eastAsia="Times New Roman" w:hAnsi="Times New Roman" w:cs="Times New Roman"/>
          <w:sz w:val="20"/>
          <w:szCs w:val="20"/>
          <w:lang w:val="en-US"/>
        </w:rPr>
        <w:t>s</w:t>
      </w:r>
      <w:r w:rsidR="00BB032A" w:rsidRPr="000F5AD0">
        <w:rPr>
          <w:rFonts w:ascii="Times New Roman" w:eastAsia="Times New Roman" w:hAnsi="Times New Roman" w:cs="Times New Roman"/>
          <w:sz w:val="20"/>
          <w:szCs w:val="20"/>
          <w:lang w:val="en-US"/>
        </w:rPr>
        <w:t xml:space="preserve"> in the Brazilian </w:t>
      </w:r>
      <w:r w:rsidR="001C7682" w:rsidRPr="000F5AD0">
        <w:rPr>
          <w:rFonts w:ascii="Times New Roman" w:eastAsia="Times New Roman" w:hAnsi="Times New Roman" w:cs="Times New Roman"/>
          <w:sz w:val="20"/>
          <w:szCs w:val="20"/>
          <w:lang w:val="en-US"/>
        </w:rPr>
        <w:t>semiarid</w:t>
      </w:r>
      <w:r w:rsidR="00BB032A" w:rsidRPr="000F5AD0">
        <w:rPr>
          <w:rFonts w:ascii="Times New Roman" w:eastAsia="Times New Roman" w:hAnsi="Times New Roman" w:cs="Times New Roman"/>
          <w:sz w:val="20"/>
          <w:szCs w:val="20"/>
          <w:lang w:val="en-US"/>
        </w:rPr>
        <w:t xml:space="preserve"> region</w:t>
      </w:r>
      <w:r w:rsidR="005E6B27" w:rsidRPr="000F5AD0">
        <w:rPr>
          <w:rFonts w:ascii="Times New Roman" w:eastAsia="Times New Roman" w:hAnsi="Times New Roman" w:cs="Times New Roman"/>
          <w:sz w:val="20"/>
          <w:szCs w:val="20"/>
          <w:lang w:val="en-US"/>
        </w:rPr>
        <w:t xml:space="preserve"> and identify the location of road-kill hotspots.</w:t>
      </w:r>
      <w:r w:rsidR="00527DCE" w:rsidRPr="000F5AD0">
        <w:rPr>
          <w:rFonts w:ascii="Times New Roman" w:eastAsia="Times New Roman" w:hAnsi="Times New Roman" w:cs="Times New Roman"/>
          <w:sz w:val="20"/>
          <w:szCs w:val="20"/>
          <w:lang w:val="en-US"/>
        </w:rPr>
        <w:t xml:space="preserve"> </w:t>
      </w:r>
      <w:r w:rsidR="00DF1839" w:rsidRPr="000F5AD0">
        <w:rPr>
          <w:rFonts w:ascii="Times New Roman" w:eastAsia="Times New Roman" w:hAnsi="Times New Roman" w:cs="Times New Roman"/>
          <w:sz w:val="20"/>
          <w:szCs w:val="20"/>
          <w:lang w:val="en-US"/>
        </w:rPr>
        <w:t xml:space="preserve">We monitored one stretch of </w:t>
      </w:r>
      <w:r w:rsidR="003A464F">
        <w:rPr>
          <w:rFonts w:ascii="Times New Roman" w:eastAsia="Times New Roman" w:hAnsi="Times New Roman" w:cs="Times New Roman"/>
          <w:sz w:val="20"/>
          <w:szCs w:val="20"/>
          <w:lang w:val="en-US"/>
        </w:rPr>
        <w:t>a</w:t>
      </w:r>
      <w:r w:rsidR="00DF1839" w:rsidRPr="000F5AD0">
        <w:rPr>
          <w:rFonts w:ascii="Times New Roman" w:eastAsia="Times New Roman" w:hAnsi="Times New Roman" w:cs="Times New Roman"/>
          <w:sz w:val="20"/>
          <w:szCs w:val="20"/>
          <w:lang w:val="en-US"/>
        </w:rPr>
        <w:t xml:space="preserve"> highway over a one-year period</w:t>
      </w:r>
      <w:r w:rsidR="00527DCE" w:rsidRPr="000F5AD0">
        <w:rPr>
          <w:rFonts w:ascii="Times New Roman" w:eastAsia="Times New Roman" w:hAnsi="Times New Roman" w:cs="Times New Roman"/>
          <w:sz w:val="20"/>
          <w:szCs w:val="20"/>
          <w:lang w:val="en-US"/>
        </w:rPr>
        <w:t>.</w:t>
      </w:r>
      <w:r w:rsidR="00527DCE" w:rsidRPr="00A06C4F">
        <w:rPr>
          <w:rFonts w:ascii="Times New Roman" w:eastAsia="Times New Roman" w:hAnsi="Times New Roman" w:cs="Times New Roman"/>
          <w:sz w:val="20"/>
          <w:szCs w:val="20"/>
          <w:lang w:val="en-US"/>
        </w:rPr>
        <w:t xml:space="preserve"> </w:t>
      </w:r>
      <w:r w:rsidR="00A06C4F" w:rsidRPr="00A06C4F">
        <w:rPr>
          <w:rFonts w:ascii="Times New Roman" w:eastAsia="Times New Roman" w:hAnsi="Times New Roman" w:cs="Times New Roman"/>
          <w:sz w:val="20"/>
          <w:szCs w:val="20"/>
          <w:lang w:val="en-US"/>
        </w:rPr>
        <w:t xml:space="preserve">We recorded mortality rates </w:t>
      </w:r>
      <w:r w:rsidR="003A464F">
        <w:rPr>
          <w:rFonts w:ascii="Times New Roman" w:eastAsia="Times New Roman" w:hAnsi="Times New Roman" w:cs="Times New Roman"/>
          <w:sz w:val="20"/>
          <w:szCs w:val="20"/>
          <w:lang w:val="en-US"/>
        </w:rPr>
        <w:t xml:space="preserve">according </w:t>
      </w:r>
      <w:r w:rsidR="00A06C4F" w:rsidRPr="00A06C4F">
        <w:rPr>
          <w:rFonts w:ascii="Times New Roman" w:eastAsia="Times New Roman" w:hAnsi="Times New Roman" w:cs="Times New Roman"/>
          <w:sz w:val="20"/>
          <w:szCs w:val="20"/>
          <w:lang w:val="en-US"/>
        </w:rPr>
        <w:t>to taxon, ecological groups</w:t>
      </w:r>
      <w:r w:rsidR="00A06C4F" w:rsidRPr="00B71D83">
        <w:rPr>
          <w:rFonts w:ascii="Times New Roman" w:eastAsia="Times New Roman" w:hAnsi="Times New Roman" w:cs="Times New Roman"/>
          <w:sz w:val="20"/>
          <w:szCs w:val="20"/>
          <w:lang w:val="en-US"/>
        </w:rPr>
        <w:t xml:space="preserve">, </w:t>
      </w:r>
      <w:proofErr w:type="gramStart"/>
      <w:r w:rsidR="00A06C4F" w:rsidRPr="00B71D83">
        <w:rPr>
          <w:rFonts w:ascii="Times New Roman" w:eastAsia="Times New Roman" w:hAnsi="Times New Roman" w:cs="Times New Roman"/>
          <w:sz w:val="20"/>
          <w:szCs w:val="20"/>
          <w:lang w:val="en-US"/>
        </w:rPr>
        <w:t>richness</w:t>
      </w:r>
      <w:proofErr w:type="gramEnd"/>
      <w:r w:rsidR="00A06C4F" w:rsidRPr="00A06C4F">
        <w:rPr>
          <w:rFonts w:ascii="Times New Roman" w:eastAsia="Times New Roman" w:hAnsi="Times New Roman" w:cs="Times New Roman"/>
          <w:sz w:val="20"/>
          <w:szCs w:val="20"/>
          <w:lang w:val="en-US"/>
        </w:rPr>
        <w:t xml:space="preserve"> and size</w:t>
      </w:r>
      <w:r w:rsidR="00143CD3">
        <w:rPr>
          <w:rFonts w:ascii="Times New Roman" w:eastAsia="Times New Roman" w:hAnsi="Times New Roman" w:cs="Times New Roman"/>
          <w:sz w:val="20"/>
          <w:szCs w:val="20"/>
          <w:lang w:val="en-US"/>
        </w:rPr>
        <w:t>. W</w:t>
      </w:r>
      <w:r w:rsidR="00A06C4F" w:rsidRPr="00A06C4F">
        <w:rPr>
          <w:rFonts w:ascii="Times New Roman" w:hAnsi="Times New Roman" w:cs="Times New Roman"/>
          <w:color w:val="131413"/>
          <w:sz w:val="20"/>
          <w:szCs w:val="20"/>
          <w:lang w:val="en-US" w:eastAsia="pt-BR"/>
        </w:rPr>
        <w:t>e used a modified K statistic to depict the</w:t>
      </w:r>
      <w:r w:rsidR="00A06C4F">
        <w:rPr>
          <w:rFonts w:ascii="Times New Roman" w:hAnsi="Times New Roman" w:cs="Times New Roman"/>
          <w:color w:val="131413"/>
          <w:sz w:val="20"/>
          <w:szCs w:val="20"/>
          <w:lang w:val="en-US" w:eastAsia="pt-BR"/>
        </w:rPr>
        <w:t xml:space="preserve"> </w:t>
      </w:r>
      <w:r w:rsidR="00A06C4F" w:rsidRPr="00A06C4F">
        <w:rPr>
          <w:rFonts w:ascii="Times New Roman" w:hAnsi="Times New Roman" w:cs="Times New Roman"/>
          <w:color w:val="131413"/>
          <w:sz w:val="20"/>
          <w:szCs w:val="20"/>
          <w:lang w:val="en-US" w:eastAsia="pt-BR"/>
        </w:rPr>
        <w:t xml:space="preserve">spatial </w:t>
      </w:r>
      <w:r w:rsidR="00215596">
        <w:rPr>
          <w:rFonts w:ascii="Times New Roman" w:hAnsi="Times New Roman" w:cs="Times New Roman"/>
          <w:color w:val="131413"/>
          <w:sz w:val="20"/>
          <w:szCs w:val="20"/>
          <w:lang w:val="en-US" w:eastAsia="pt-BR"/>
        </w:rPr>
        <w:t xml:space="preserve">road-kill </w:t>
      </w:r>
      <w:r w:rsidR="00A06C4F" w:rsidRPr="00A06C4F">
        <w:rPr>
          <w:rFonts w:ascii="Times New Roman" w:hAnsi="Times New Roman" w:cs="Times New Roman"/>
          <w:color w:val="131413"/>
          <w:sz w:val="20"/>
          <w:szCs w:val="20"/>
          <w:lang w:val="en-US" w:eastAsia="pt-BR"/>
        </w:rPr>
        <w:t>patterns</w:t>
      </w:r>
      <w:r w:rsidR="00A06C4F">
        <w:rPr>
          <w:rFonts w:ascii="Times New Roman" w:hAnsi="Times New Roman" w:cs="Times New Roman"/>
          <w:color w:val="131413"/>
          <w:sz w:val="20"/>
          <w:szCs w:val="20"/>
          <w:lang w:val="en-US" w:eastAsia="pt-BR"/>
        </w:rPr>
        <w:t xml:space="preserve">. </w:t>
      </w:r>
      <w:r w:rsidR="00527DCE" w:rsidRPr="00A06C4F">
        <w:rPr>
          <w:rFonts w:ascii="Times New Roman" w:eastAsia="Times New Roman" w:hAnsi="Times New Roman" w:cs="Times New Roman"/>
          <w:sz w:val="20"/>
          <w:szCs w:val="20"/>
          <w:lang w:val="en-US"/>
        </w:rPr>
        <w:t xml:space="preserve">Pearson and Spearman correlations and linear regression were used to obtain the association between seasonal factors and </w:t>
      </w:r>
      <w:r w:rsidR="00300B5A">
        <w:rPr>
          <w:rFonts w:ascii="Times New Roman" w:eastAsia="Times New Roman" w:hAnsi="Times New Roman" w:cs="Times New Roman"/>
          <w:sz w:val="20"/>
          <w:szCs w:val="20"/>
          <w:lang w:val="en-US"/>
        </w:rPr>
        <w:t>road-kill</w:t>
      </w:r>
      <w:r w:rsidR="00FD584B" w:rsidRPr="00A06C4F">
        <w:rPr>
          <w:rFonts w:ascii="Times New Roman" w:eastAsia="Times New Roman" w:hAnsi="Times New Roman" w:cs="Times New Roman"/>
          <w:sz w:val="20"/>
          <w:szCs w:val="20"/>
          <w:lang w:val="en-US"/>
        </w:rPr>
        <w:t>.</w:t>
      </w:r>
      <w:r w:rsidR="00527DCE" w:rsidRPr="00A06C4F">
        <w:rPr>
          <w:rFonts w:ascii="Times New Roman" w:eastAsia="Times New Roman" w:hAnsi="Times New Roman" w:cs="Times New Roman"/>
          <w:sz w:val="20"/>
          <w:szCs w:val="20"/>
          <w:lang w:val="en-US"/>
        </w:rPr>
        <w:t xml:space="preserve"> </w:t>
      </w:r>
      <w:r w:rsidR="00FC0474" w:rsidRPr="004D513F">
        <w:rPr>
          <w:rFonts w:ascii="Times New Roman" w:eastAsia="Times New Roman" w:hAnsi="Times New Roman" w:cs="Times New Roman"/>
          <w:sz w:val="20"/>
          <w:szCs w:val="20"/>
          <w:lang w:val="en-US"/>
        </w:rPr>
        <w:t xml:space="preserve">We estimate that </w:t>
      </w:r>
      <w:r w:rsidR="00B53CBD">
        <w:rPr>
          <w:rFonts w:ascii="Times New Roman" w:eastAsia="Times New Roman" w:hAnsi="Times New Roman" w:cs="Times New Roman"/>
          <w:sz w:val="20"/>
          <w:szCs w:val="20"/>
          <w:lang w:val="en-US"/>
        </w:rPr>
        <w:t>189</w:t>
      </w:r>
      <w:r w:rsidR="00FC0474" w:rsidRPr="004D513F">
        <w:rPr>
          <w:rFonts w:ascii="Times New Roman" w:eastAsia="Times New Roman" w:hAnsi="Times New Roman" w:cs="Times New Roman"/>
          <w:sz w:val="20"/>
          <w:szCs w:val="20"/>
          <w:lang w:val="en-US"/>
        </w:rPr>
        <w:t xml:space="preserve"> vertebrates</w:t>
      </w:r>
      <w:r w:rsidR="00FC0474" w:rsidRPr="006060C4">
        <w:rPr>
          <w:rFonts w:ascii="Times New Roman" w:eastAsia="Times New Roman" w:hAnsi="Times New Roman" w:cs="Times New Roman"/>
          <w:sz w:val="20"/>
          <w:szCs w:val="20"/>
          <w:lang w:val="en-US"/>
        </w:rPr>
        <w:t xml:space="preserve"> are </w:t>
      </w:r>
      <w:r w:rsidR="00FC0474">
        <w:rPr>
          <w:rFonts w:ascii="Times New Roman" w:eastAsia="Times New Roman" w:hAnsi="Times New Roman" w:cs="Times New Roman"/>
          <w:sz w:val="20"/>
          <w:szCs w:val="20"/>
          <w:lang w:val="en-US"/>
        </w:rPr>
        <w:t>road</w:t>
      </w:r>
      <w:r>
        <w:rPr>
          <w:rFonts w:ascii="Times New Roman" w:eastAsia="Times New Roman" w:hAnsi="Times New Roman" w:cs="Times New Roman"/>
          <w:sz w:val="20"/>
          <w:szCs w:val="20"/>
          <w:lang w:val="en-US"/>
        </w:rPr>
        <w:t>-</w:t>
      </w:r>
      <w:r w:rsidR="00FC0474">
        <w:rPr>
          <w:rFonts w:ascii="Times New Roman" w:eastAsia="Times New Roman" w:hAnsi="Times New Roman" w:cs="Times New Roman"/>
          <w:sz w:val="20"/>
          <w:szCs w:val="20"/>
          <w:lang w:val="en-US"/>
        </w:rPr>
        <w:t>killed</w:t>
      </w:r>
      <w:r w:rsidR="00FC0474" w:rsidRPr="006060C4">
        <w:rPr>
          <w:rFonts w:ascii="Times New Roman" w:eastAsia="Times New Roman" w:hAnsi="Times New Roman" w:cs="Times New Roman"/>
          <w:sz w:val="20"/>
          <w:szCs w:val="20"/>
          <w:lang w:val="en-US"/>
        </w:rPr>
        <w:t xml:space="preserve"> per </w:t>
      </w:r>
      <w:r w:rsidR="00FC0474">
        <w:rPr>
          <w:rFonts w:ascii="Times New Roman" w:eastAsia="Times New Roman" w:hAnsi="Times New Roman" w:cs="Times New Roman"/>
          <w:sz w:val="20"/>
          <w:szCs w:val="20"/>
          <w:lang w:val="en-US"/>
        </w:rPr>
        <w:t xml:space="preserve">kilometer </w:t>
      </w:r>
      <w:r w:rsidR="006A3336">
        <w:rPr>
          <w:rFonts w:ascii="Times New Roman" w:eastAsia="Times New Roman" w:hAnsi="Times New Roman" w:cs="Times New Roman"/>
          <w:sz w:val="20"/>
          <w:szCs w:val="20"/>
          <w:lang w:val="en-US"/>
        </w:rPr>
        <w:t>every</w:t>
      </w:r>
      <w:r w:rsidR="00FC0474">
        <w:rPr>
          <w:rFonts w:ascii="Times New Roman" w:eastAsia="Times New Roman" w:hAnsi="Times New Roman" w:cs="Times New Roman"/>
          <w:sz w:val="20"/>
          <w:szCs w:val="20"/>
          <w:lang w:val="en-US"/>
        </w:rPr>
        <w:t xml:space="preserve"> year</w:t>
      </w:r>
      <w:r w:rsidR="00FC0474" w:rsidRPr="006060C4">
        <w:rPr>
          <w:rFonts w:ascii="Times New Roman" w:eastAsia="Times New Roman" w:hAnsi="Times New Roman" w:cs="Times New Roman"/>
          <w:sz w:val="20"/>
          <w:szCs w:val="20"/>
          <w:lang w:val="en-US"/>
        </w:rPr>
        <w:t>, totaling &lt;</w:t>
      </w:r>
      <w:r w:rsidR="00FC0474">
        <w:rPr>
          <w:rFonts w:ascii="Times New Roman" w:eastAsia="Times New Roman" w:hAnsi="Times New Roman" w:cs="Times New Roman"/>
          <w:sz w:val="20"/>
          <w:szCs w:val="20"/>
          <w:lang w:val="en-US"/>
        </w:rPr>
        <w:t xml:space="preserve"> 7 thousand road-killed </w:t>
      </w:r>
      <w:r w:rsidR="006A3336">
        <w:rPr>
          <w:rFonts w:ascii="Times New Roman" w:eastAsia="Times New Roman" w:hAnsi="Times New Roman" w:cs="Times New Roman"/>
          <w:sz w:val="20"/>
          <w:szCs w:val="20"/>
          <w:lang w:val="en-US"/>
        </w:rPr>
        <w:t>per</w:t>
      </w:r>
      <w:r w:rsidR="00FC0474" w:rsidRPr="006060C4">
        <w:rPr>
          <w:rFonts w:ascii="Times New Roman" w:eastAsia="Times New Roman" w:hAnsi="Times New Roman" w:cs="Times New Roman"/>
          <w:sz w:val="20"/>
          <w:szCs w:val="20"/>
          <w:lang w:val="en-US"/>
        </w:rPr>
        <w:t xml:space="preserve"> year </w:t>
      </w:r>
      <w:r w:rsidR="00FC0474" w:rsidRPr="00F526DE">
        <w:rPr>
          <w:rFonts w:ascii="Times New Roman" w:eastAsia="Times New Roman" w:hAnsi="Times New Roman" w:cs="Times New Roman"/>
          <w:sz w:val="20"/>
          <w:szCs w:val="20"/>
          <w:lang w:val="en-US"/>
        </w:rPr>
        <w:t xml:space="preserve">on a </w:t>
      </w:r>
      <w:r w:rsidR="00FC0474">
        <w:rPr>
          <w:rFonts w:ascii="Times New Roman" w:eastAsia="Times New Roman" w:hAnsi="Times New Roman" w:cs="Times New Roman"/>
          <w:sz w:val="20"/>
          <w:szCs w:val="20"/>
          <w:lang w:val="en-US"/>
        </w:rPr>
        <w:t>40</w:t>
      </w:r>
      <w:r w:rsidR="00FC0474" w:rsidRPr="00F526DE">
        <w:rPr>
          <w:rFonts w:ascii="Times New Roman" w:eastAsia="Times New Roman" w:hAnsi="Times New Roman" w:cs="Times New Roman"/>
          <w:sz w:val="20"/>
          <w:szCs w:val="20"/>
          <w:lang w:val="en-US"/>
        </w:rPr>
        <w:t>-km segment of</w:t>
      </w:r>
      <w:r w:rsidR="00FC0474">
        <w:rPr>
          <w:rFonts w:ascii="Times New Roman" w:eastAsia="Times New Roman" w:hAnsi="Times New Roman" w:cs="Times New Roman"/>
          <w:sz w:val="20"/>
          <w:szCs w:val="20"/>
          <w:lang w:val="en-US"/>
        </w:rPr>
        <w:t xml:space="preserve"> </w:t>
      </w:r>
      <w:r w:rsidR="00296DC5">
        <w:rPr>
          <w:rFonts w:ascii="Times New Roman" w:eastAsia="Times New Roman" w:hAnsi="Times New Roman" w:cs="Times New Roman"/>
          <w:sz w:val="20"/>
          <w:szCs w:val="20"/>
          <w:lang w:val="en-US"/>
        </w:rPr>
        <w:t xml:space="preserve">the </w:t>
      </w:r>
      <w:r w:rsidR="00FC0474" w:rsidRPr="00F526DE">
        <w:rPr>
          <w:rFonts w:ascii="Times New Roman" w:eastAsia="Times New Roman" w:hAnsi="Times New Roman" w:cs="Times New Roman"/>
          <w:sz w:val="20"/>
          <w:szCs w:val="20"/>
          <w:lang w:val="en-US"/>
        </w:rPr>
        <w:t>BR-1</w:t>
      </w:r>
      <w:r w:rsidR="00FC0474">
        <w:rPr>
          <w:rFonts w:ascii="Times New Roman" w:eastAsia="Times New Roman" w:hAnsi="Times New Roman" w:cs="Times New Roman"/>
          <w:sz w:val="20"/>
          <w:szCs w:val="20"/>
          <w:lang w:val="en-US"/>
        </w:rPr>
        <w:t>22</w:t>
      </w:r>
      <w:r w:rsidR="00FC0474" w:rsidRPr="00F526DE">
        <w:rPr>
          <w:rFonts w:ascii="Times New Roman" w:eastAsia="Times New Roman" w:hAnsi="Times New Roman" w:cs="Times New Roman"/>
          <w:sz w:val="20"/>
          <w:szCs w:val="20"/>
          <w:lang w:val="en-US"/>
        </w:rPr>
        <w:t xml:space="preserve"> </w:t>
      </w:r>
      <w:r w:rsidR="00296DC5">
        <w:rPr>
          <w:rFonts w:ascii="Times New Roman" w:eastAsia="Times New Roman" w:hAnsi="Times New Roman" w:cs="Times New Roman"/>
          <w:sz w:val="20"/>
          <w:szCs w:val="20"/>
          <w:lang w:val="en-US"/>
        </w:rPr>
        <w:t>highway</w:t>
      </w:r>
      <w:r w:rsidR="00B53CBD">
        <w:rPr>
          <w:rFonts w:ascii="Times New Roman" w:eastAsia="Times New Roman" w:hAnsi="Times New Roman" w:cs="Times New Roman"/>
          <w:sz w:val="20"/>
          <w:szCs w:val="20"/>
          <w:lang w:val="en-US"/>
        </w:rPr>
        <w:t xml:space="preserve">. </w:t>
      </w:r>
      <w:r w:rsidR="00B53CBD" w:rsidRPr="0001103F">
        <w:rPr>
          <w:rFonts w:ascii="Times New Roman" w:eastAsia="Times New Roman" w:hAnsi="Times New Roman" w:cs="Times New Roman"/>
          <w:sz w:val="20"/>
          <w:szCs w:val="20"/>
          <w:lang w:val="en-US"/>
        </w:rPr>
        <w:t>The estimated</w:t>
      </w:r>
      <w:r w:rsidR="00B53CBD">
        <w:rPr>
          <w:rFonts w:ascii="Times New Roman" w:eastAsia="Times New Roman" w:hAnsi="Times New Roman" w:cs="Times New Roman"/>
          <w:sz w:val="20"/>
          <w:szCs w:val="20"/>
          <w:lang w:val="en-US"/>
        </w:rPr>
        <w:t xml:space="preserve"> </w:t>
      </w:r>
      <w:r w:rsidR="00B53CBD" w:rsidRPr="0001103F">
        <w:rPr>
          <w:rFonts w:ascii="Times New Roman" w:eastAsia="Times New Roman" w:hAnsi="Times New Roman" w:cs="Times New Roman"/>
          <w:sz w:val="20"/>
          <w:szCs w:val="20"/>
          <w:lang w:val="en-US"/>
        </w:rPr>
        <w:t>road</w:t>
      </w:r>
      <w:r w:rsidR="00B53CBD">
        <w:rPr>
          <w:rFonts w:ascii="Times New Roman" w:eastAsia="Times New Roman" w:hAnsi="Times New Roman" w:cs="Times New Roman"/>
          <w:sz w:val="20"/>
          <w:szCs w:val="20"/>
          <w:lang w:val="en-US"/>
        </w:rPr>
        <w:t xml:space="preserve"> </w:t>
      </w:r>
      <w:r w:rsidR="00B53CBD" w:rsidRPr="0001103F">
        <w:rPr>
          <w:rFonts w:ascii="Times New Roman" w:eastAsia="Times New Roman" w:hAnsi="Times New Roman" w:cs="Times New Roman"/>
          <w:sz w:val="20"/>
          <w:szCs w:val="20"/>
          <w:lang w:val="en-US"/>
        </w:rPr>
        <w:t>mortality</w:t>
      </w:r>
      <w:r w:rsidR="00B53CBD">
        <w:rPr>
          <w:rFonts w:ascii="Times New Roman" w:eastAsia="Times New Roman" w:hAnsi="Times New Roman" w:cs="Times New Roman"/>
          <w:sz w:val="20"/>
          <w:szCs w:val="20"/>
          <w:lang w:val="en-US"/>
        </w:rPr>
        <w:t xml:space="preserve"> </w:t>
      </w:r>
      <w:r w:rsidR="00B53CBD" w:rsidRPr="0001103F">
        <w:rPr>
          <w:rFonts w:ascii="Times New Roman" w:eastAsia="Times New Roman" w:hAnsi="Times New Roman" w:cs="Times New Roman"/>
          <w:sz w:val="20"/>
          <w:szCs w:val="20"/>
          <w:lang w:val="en-US"/>
        </w:rPr>
        <w:t>magnitude obtained in this study corresponds to</w:t>
      </w:r>
      <w:r w:rsidR="00B53CBD">
        <w:rPr>
          <w:rFonts w:ascii="Times New Roman" w:eastAsia="Times New Roman" w:hAnsi="Times New Roman" w:cs="Times New Roman"/>
          <w:sz w:val="20"/>
          <w:szCs w:val="20"/>
          <w:lang w:val="en-US"/>
        </w:rPr>
        <w:t xml:space="preserve"> four</w:t>
      </w:r>
      <w:r w:rsidR="00B53CBD" w:rsidRPr="0001103F">
        <w:rPr>
          <w:rFonts w:ascii="Times New Roman" w:eastAsia="Times New Roman" w:hAnsi="Times New Roman" w:cs="Times New Roman"/>
          <w:sz w:val="20"/>
          <w:szCs w:val="20"/>
          <w:lang w:val="en-US"/>
        </w:rPr>
        <w:t xml:space="preserve"> times the number of observed carcasses during the road surveys</w:t>
      </w:r>
      <w:r w:rsidR="00B53CBD">
        <w:rPr>
          <w:rFonts w:ascii="Times New Roman" w:eastAsia="Times New Roman" w:hAnsi="Times New Roman" w:cs="Times New Roman"/>
          <w:sz w:val="20"/>
          <w:szCs w:val="20"/>
          <w:lang w:val="en-US"/>
        </w:rPr>
        <w:t>.</w:t>
      </w:r>
      <w:r w:rsidR="00FC0474" w:rsidRPr="00A06C4F">
        <w:rPr>
          <w:rFonts w:ascii="Times New Roman" w:eastAsia="Times New Roman" w:hAnsi="Times New Roman" w:cs="Times New Roman"/>
          <w:sz w:val="20"/>
          <w:szCs w:val="20"/>
          <w:lang w:val="en-US"/>
        </w:rPr>
        <w:t xml:space="preserve"> </w:t>
      </w:r>
      <w:r w:rsidR="00B53CBD">
        <w:rPr>
          <w:rFonts w:ascii="Times New Roman" w:eastAsia="Times New Roman" w:hAnsi="Times New Roman" w:cs="Times New Roman"/>
          <w:sz w:val="20"/>
          <w:szCs w:val="20"/>
          <w:lang w:val="en-US"/>
        </w:rPr>
        <w:t>W</w:t>
      </w:r>
      <w:r w:rsidR="006E1F54" w:rsidRPr="00A06C4F">
        <w:rPr>
          <w:rFonts w:ascii="Times New Roman" w:eastAsia="Times New Roman" w:hAnsi="Times New Roman" w:cs="Times New Roman"/>
          <w:sz w:val="20"/>
          <w:szCs w:val="20"/>
          <w:lang w:val="en-US"/>
        </w:rPr>
        <w:t>e found a positive relationship between</w:t>
      </w:r>
      <w:r w:rsidR="00514DD9">
        <w:rPr>
          <w:rFonts w:ascii="Times New Roman" w:eastAsia="Times New Roman" w:hAnsi="Times New Roman" w:cs="Times New Roman"/>
          <w:sz w:val="20"/>
          <w:szCs w:val="20"/>
          <w:lang w:val="en-US"/>
        </w:rPr>
        <w:t xml:space="preserve"> vertebrate</w:t>
      </w:r>
      <w:r w:rsidR="006E1F54" w:rsidRPr="00A06C4F">
        <w:rPr>
          <w:rFonts w:ascii="Times New Roman" w:eastAsia="Times New Roman" w:hAnsi="Times New Roman" w:cs="Times New Roman"/>
          <w:sz w:val="20"/>
          <w:szCs w:val="20"/>
          <w:lang w:val="en-US"/>
        </w:rPr>
        <w:t xml:space="preserve"> </w:t>
      </w:r>
      <w:r w:rsidR="006E1F54">
        <w:rPr>
          <w:rFonts w:ascii="Times New Roman" w:eastAsia="Times New Roman" w:hAnsi="Times New Roman" w:cs="Times New Roman"/>
          <w:sz w:val="20"/>
          <w:szCs w:val="20"/>
          <w:lang w:val="en-US"/>
        </w:rPr>
        <w:t>road</w:t>
      </w:r>
      <w:r w:rsidR="0046586E">
        <w:rPr>
          <w:rFonts w:ascii="Times New Roman" w:eastAsia="Times New Roman" w:hAnsi="Times New Roman" w:cs="Times New Roman"/>
          <w:sz w:val="20"/>
          <w:szCs w:val="20"/>
          <w:lang w:val="en-US"/>
        </w:rPr>
        <w:t>-</w:t>
      </w:r>
      <w:r w:rsidR="006E1F54">
        <w:rPr>
          <w:rFonts w:ascii="Times New Roman" w:eastAsia="Times New Roman" w:hAnsi="Times New Roman" w:cs="Times New Roman"/>
          <w:sz w:val="20"/>
          <w:szCs w:val="20"/>
          <w:lang w:val="en-US"/>
        </w:rPr>
        <w:t>kill</w:t>
      </w:r>
      <w:r w:rsidR="003D1A10">
        <w:rPr>
          <w:rFonts w:ascii="Times New Roman" w:eastAsia="Times New Roman" w:hAnsi="Times New Roman" w:cs="Times New Roman"/>
          <w:sz w:val="20"/>
          <w:szCs w:val="20"/>
          <w:lang w:val="en-US"/>
        </w:rPr>
        <w:t xml:space="preserve"> event</w:t>
      </w:r>
      <w:r w:rsidR="00514DD9">
        <w:rPr>
          <w:rFonts w:ascii="Times New Roman" w:eastAsia="Times New Roman" w:hAnsi="Times New Roman" w:cs="Times New Roman"/>
          <w:sz w:val="20"/>
          <w:szCs w:val="20"/>
          <w:lang w:val="en-US"/>
        </w:rPr>
        <w:t>s</w:t>
      </w:r>
      <w:r w:rsidR="006E1F54" w:rsidRPr="00A06C4F">
        <w:rPr>
          <w:rFonts w:ascii="Times New Roman" w:eastAsia="Times New Roman" w:hAnsi="Times New Roman" w:cs="Times New Roman"/>
          <w:sz w:val="20"/>
          <w:szCs w:val="20"/>
          <w:lang w:val="en-US"/>
        </w:rPr>
        <w:t xml:space="preserve"> and </w:t>
      </w:r>
      <w:r w:rsidR="00C816BD">
        <w:rPr>
          <w:rFonts w:ascii="Times New Roman" w:eastAsia="Times New Roman" w:hAnsi="Times New Roman" w:cs="Times New Roman"/>
          <w:sz w:val="20"/>
          <w:szCs w:val="20"/>
          <w:lang w:val="en-US"/>
        </w:rPr>
        <w:t xml:space="preserve">the </w:t>
      </w:r>
      <w:r w:rsidR="006E1F54" w:rsidRPr="00A06C4F">
        <w:rPr>
          <w:rFonts w:ascii="Times New Roman" w:eastAsia="Times New Roman" w:hAnsi="Times New Roman" w:cs="Times New Roman"/>
          <w:sz w:val="20"/>
          <w:szCs w:val="20"/>
          <w:lang w:val="en-US"/>
        </w:rPr>
        <w:t>rain</w:t>
      </w:r>
      <w:r w:rsidR="006E1F54">
        <w:rPr>
          <w:rFonts w:ascii="Times New Roman" w:eastAsia="Times New Roman" w:hAnsi="Times New Roman" w:cs="Times New Roman"/>
          <w:sz w:val="20"/>
          <w:szCs w:val="20"/>
          <w:lang w:val="en-US"/>
        </w:rPr>
        <w:t>y season</w:t>
      </w:r>
      <w:r w:rsidR="006E1F54" w:rsidRPr="00A06C4F">
        <w:rPr>
          <w:rFonts w:ascii="Times New Roman" w:eastAsia="Times New Roman" w:hAnsi="Times New Roman" w:cs="Times New Roman"/>
          <w:sz w:val="20"/>
          <w:szCs w:val="20"/>
          <w:lang w:val="en-US"/>
        </w:rPr>
        <w:t xml:space="preserve">. </w:t>
      </w:r>
      <w:r w:rsidR="00DB4560" w:rsidRPr="00A06C4F">
        <w:rPr>
          <w:rFonts w:ascii="Times New Roman" w:eastAsia="Times New Roman" w:hAnsi="Times New Roman" w:cs="Times New Roman"/>
          <w:sz w:val="20"/>
          <w:szCs w:val="20"/>
          <w:lang w:val="en-US"/>
        </w:rPr>
        <w:t>The highest road</w:t>
      </w:r>
      <w:r w:rsidR="0046586E">
        <w:rPr>
          <w:rFonts w:ascii="Times New Roman" w:eastAsia="Times New Roman" w:hAnsi="Times New Roman" w:cs="Times New Roman"/>
          <w:sz w:val="20"/>
          <w:szCs w:val="20"/>
          <w:lang w:val="en-US"/>
        </w:rPr>
        <w:t>-</w:t>
      </w:r>
      <w:r w:rsidR="00DB4560" w:rsidRPr="00A06C4F">
        <w:rPr>
          <w:rFonts w:ascii="Times New Roman" w:eastAsia="Times New Roman" w:hAnsi="Times New Roman" w:cs="Times New Roman"/>
          <w:sz w:val="20"/>
          <w:szCs w:val="20"/>
          <w:lang w:val="en-US"/>
        </w:rPr>
        <w:t xml:space="preserve">kill </w:t>
      </w:r>
      <w:r w:rsidR="0046586E">
        <w:rPr>
          <w:rFonts w:ascii="Times New Roman" w:eastAsia="Times New Roman" w:hAnsi="Times New Roman" w:cs="Times New Roman"/>
          <w:sz w:val="20"/>
          <w:szCs w:val="20"/>
          <w:lang w:val="en-US"/>
        </w:rPr>
        <w:t xml:space="preserve">mortality </w:t>
      </w:r>
      <w:r w:rsidR="00DB4560" w:rsidRPr="00A06C4F">
        <w:rPr>
          <w:rFonts w:ascii="Times New Roman" w:eastAsia="Times New Roman" w:hAnsi="Times New Roman" w:cs="Times New Roman"/>
          <w:sz w:val="20"/>
          <w:szCs w:val="20"/>
          <w:lang w:val="en-US"/>
        </w:rPr>
        <w:t>rate was for amphibians, birds and reptiles; its peaks coincided with the rainy season</w:t>
      </w:r>
      <w:r w:rsidR="00527DCE" w:rsidRPr="00A06C4F">
        <w:rPr>
          <w:rFonts w:ascii="Times New Roman" w:eastAsia="Times New Roman" w:hAnsi="Times New Roman" w:cs="Times New Roman"/>
          <w:sz w:val="20"/>
          <w:szCs w:val="20"/>
          <w:lang w:val="en-US"/>
        </w:rPr>
        <w:t>. Mammals exhibited higher road</w:t>
      </w:r>
      <w:r w:rsidR="0046586E">
        <w:rPr>
          <w:rFonts w:ascii="Times New Roman" w:eastAsia="Times New Roman" w:hAnsi="Times New Roman" w:cs="Times New Roman"/>
          <w:sz w:val="20"/>
          <w:szCs w:val="20"/>
          <w:lang w:val="en-US"/>
        </w:rPr>
        <w:t>-</w:t>
      </w:r>
      <w:r w:rsidR="00527DCE" w:rsidRPr="00A06C4F">
        <w:rPr>
          <w:rFonts w:ascii="Times New Roman" w:eastAsia="Times New Roman" w:hAnsi="Times New Roman" w:cs="Times New Roman"/>
          <w:sz w:val="20"/>
          <w:szCs w:val="20"/>
          <w:lang w:val="en-US"/>
        </w:rPr>
        <w:t>kill</w:t>
      </w:r>
      <w:r w:rsidR="0046586E">
        <w:rPr>
          <w:rFonts w:ascii="Times New Roman" w:eastAsia="Times New Roman" w:hAnsi="Times New Roman" w:cs="Times New Roman"/>
          <w:sz w:val="20"/>
          <w:szCs w:val="20"/>
          <w:lang w:val="en-US"/>
        </w:rPr>
        <w:t xml:space="preserve"> mortality</w:t>
      </w:r>
      <w:r w:rsidR="00527DCE" w:rsidRPr="00A06C4F">
        <w:rPr>
          <w:rFonts w:ascii="Times New Roman" w:eastAsia="Times New Roman" w:hAnsi="Times New Roman" w:cs="Times New Roman"/>
          <w:sz w:val="20"/>
          <w:szCs w:val="20"/>
          <w:lang w:val="en-US"/>
        </w:rPr>
        <w:t xml:space="preserve"> rate in the dry period.</w:t>
      </w:r>
      <w:r w:rsidR="00A06C4F" w:rsidRPr="00A06C4F">
        <w:rPr>
          <w:lang w:val="en-US"/>
        </w:rPr>
        <w:t xml:space="preserve"> </w:t>
      </w:r>
      <w:r w:rsidR="002116BA">
        <w:rPr>
          <w:rFonts w:ascii="Times New Roman" w:eastAsia="Times New Roman" w:hAnsi="Times New Roman" w:cs="Times New Roman"/>
          <w:sz w:val="20"/>
          <w:szCs w:val="20"/>
          <w:lang w:val="en-US"/>
        </w:rPr>
        <w:t>D</w:t>
      </w:r>
      <w:r w:rsidR="00527DCE" w:rsidRPr="00A06C4F">
        <w:rPr>
          <w:rFonts w:ascii="Times New Roman" w:eastAsia="Times New Roman" w:hAnsi="Times New Roman" w:cs="Times New Roman"/>
          <w:sz w:val="20"/>
          <w:szCs w:val="20"/>
          <w:lang w:val="en-US"/>
        </w:rPr>
        <w:t xml:space="preserve">aily rainfall and temperature are the factors that most influenced the </w:t>
      </w:r>
      <w:r w:rsidR="00C700FE" w:rsidRPr="00A06C4F">
        <w:rPr>
          <w:rFonts w:ascii="Times New Roman" w:eastAsia="Times New Roman" w:hAnsi="Times New Roman" w:cs="Times New Roman"/>
          <w:sz w:val="20"/>
          <w:szCs w:val="20"/>
          <w:lang w:val="en-US"/>
        </w:rPr>
        <w:t>roa</w:t>
      </w:r>
      <w:r>
        <w:rPr>
          <w:rFonts w:ascii="Times New Roman" w:eastAsia="Times New Roman" w:hAnsi="Times New Roman" w:cs="Times New Roman"/>
          <w:sz w:val="20"/>
          <w:szCs w:val="20"/>
          <w:lang w:val="en-US"/>
        </w:rPr>
        <w:t>d-kill</w:t>
      </w:r>
      <w:r w:rsidR="00834140">
        <w:rPr>
          <w:rFonts w:ascii="Times New Roman" w:eastAsia="Times New Roman" w:hAnsi="Times New Roman" w:cs="Times New Roman"/>
          <w:sz w:val="20"/>
          <w:szCs w:val="20"/>
          <w:lang w:val="en-US"/>
        </w:rPr>
        <w:t xml:space="preserve"> event</w:t>
      </w:r>
      <w:r>
        <w:rPr>
          <w:rFonts w:ascii="Times New Roman" w:eastAsia="Times New Roman" w:hAnsi="Times New Roman" w:cs="Times New Roman"/>
          <w:sz w:val="20"/>
          <w:szCs w:val="20"/>
          <w:lang w:val="en-US"/>
        </w:rPr>
        <w:t>s</w:t>
      </w:r>
      <w:r w:rsidR="00527DCE" w:rsidRPr="00A06C4F">
        <w:rPr>
          <w:rFonts w:ascii="Times New Roman" w:eastAsia="Times New Roman" w:hAnsi="Times New Roman" w:cs="Times New Roman"/>
          <w:sz w:val="20"/>
          <w:szCs w:val="20"/>
          <w:lang w:val="en-US"/>
        </w:rPr>
        <w:t>.</w:t>
      </w:r>
      <w:r w:rsidR="0039691A">
        <w:rPr>
          <w:rFonts w:ascii="Times New Roman" w:eastAsia="Times New Roman" w:hAnsi="Times New Roman" w:cs="Times New Roman"/>
          <w:sz w:val="20"/>
          <w:szCs w:val="20"/>
          <w:lang w:val="en-US"/>
        </w:rPr>
        <w:t xml:space="preserve"> We found one significant stretch of</w:t>
      </w:r>
      <w:r>
        <w:rPr>
          <w:rFonts w:ascii="Times New Roman" w:eastAsia="Times New Roman" w:hAnsi="Times New Roman" w:cs="Times New Roman"/>
          <w:sz w:val="20"/>
          <w:szCs w:val="20"/>
          <w:lang w:val="en-US"/>
        </w:rPr>
        <w:t xml:space="preserve"> road-kill</w:t>
      </w:r>
      <w:r w:rsidR="0039691A">
        <w:rPr>
          <w:rFonts w:ascii="Times New Roman" w:eastAsia="Times New Roman" w:hAnsi="Times New Roman" w:cs="Times New Roman"/>
          <w:sz w:val="20"/>
          <w:szCs w:val="20"/>
          <w:lang w:val="en-US"/>
        </w:rPr>
        <w:t xml:space="preserve"> hotspot</w:t>
      </w:r>
      <w:r w:rsidR="00FC0474">
        <w:rPr>
          <w:rFonts w:ascii="Times New Roman" w:eastAsia="Times New Roman" w:hAnsi="Times New Roman" w:cs="Times New Roman"/>
          <w:sz w:val="20"/>
          <w:szCs w:val="20"/>
          <w:lang w:val="en-US"/>
        </w:rPr>
        <w:t xml:space="preserve"> for every group, except mammals</w:t>
      </w:r>
      <w:r w:rsidR="00812D24">
        <w:rPr>
          <w:rFonts w:ascii="Times New Roman" w:eastAsia="Times New Roman" w:hAnsi="Times New Roman" w:cs="Times New Roman"/>
          <w:sz w:val="20"/>
          <w:szCs w:val="20"/>
          <w:lang w:val="en-US"/>
        </w:rPr>
        <w:t>.</w:t>
      </w:r>
      <w:r w:rsidR="00527DCE" w:rsidRPr="00A06C4F">
        <w:rPr>
          <w:rFonts w:ascii="Times New Roman" w:eastAsia="Times New Roman" w:hAnsi="Times New Roman" w:cs="Times New Roman"/>
          <w:sz w:val="20"/>
          <w:szCs w:val="20"/>
          <w:lang w:val="en-US"/>
        </w:rPr>
        <w:t xml:space="preserve"> </w:t>
      </w:r>
      <w:r w:rsidR="00A06C4F" w:rsidRPr="00A06C4F">
        <w:rPr>
          <w:rFonts w:ascii="Times New Roman" w:eastAsia="Times New Roman" w:hAnsi="Times New Roman" w:cs="Times New Roman"/>
          <w:sz w:val="20"/>
          <w:szCs w:val="20"/>
          <w:lang w:val="en-US"/>
        </w:rPr>
        <w:t xml:space="preserve">With </w:t>
      </w:r>
      <w:r w:rsidR="00834140">
        <w:rPr>
          <w:rFonts w:ascii="Times New Roman" w:eastAsia="Times New Roman" w:hAnsi="Times New Roman" w:cs="Times New Roman"/>
          <w:sz w:val="20"/>
          <w:szCs w:val="20"/>
          <w:lang w:val="en-US"/>
        </w:rPr>
        <w:t xml:space="preserve">the </w:t>
      </w:r>
      <w:r w:rsidR="00A06C4F" w:rsidRPr="00A06C4F">
        <w:rPr>
          <w:rFonts w:ascii="Times New Roman" w:eastAsia="Times New Roman" w:hAnsi="Times New Roman" w:cs="Times New Roman"/>
          <w:sz w:val="20"/>
          <w:szCs w:val="20"/>
          <w:lang w:val="en-US"/>
        </w:rPr>
        <w:t>expected expansion of the road network,</w:t>
      </w:r>
      <w:r w:rsidR="00A06C4F">
        <w:rPr>
          <w:rFonts w:ascii="Times New Roman" w:eastAsia="Times New Roman" w:hAnsi="Times New Roman" w:cs="Times New Roman"/>
          <w:sz w:val="20"/>
          <w:szCs w:val="20"/>
          <w:lang w:val="en-US"/>
        </w:rPr>
        <w:t xml:space="preserve"> </w:t>
      </w:r>
      <w:r w:rsidR="00514DD9">
        <w:rPr>
          <w:rFonts w:ascii="Times New Roman" w:eastAsia="Times New Roman" w:hAnsi="Times New Roman" w:cs="Times New Roman"/>
          <w:sz w:val="20"/>
          <w:szCs w:val="20"/>
          <w:lang w:val="en-US"/>
        </w:rPr>
        <w:t xml:space="preserve">it </w:t>
      </w:r>
      <w:r w:rsidR="00A06C4F" w:rsidRPr="00A06C4F">
        <w:rPr>
          <w:rFonts w:ascii="Times New Roman" w:eastAsia="Times New Roman" w:hAnsi="Times New Roman" w:cs="Times New Roman"/>
          <w:sz w:val="20"/>
          <w:szCs w:val="20"/>
          <w:lang w:val="en-US"/>
        </w:rPr>
        <w:t>should</w:t>
      </w:r>
      <w:r w:rsidR="00A06C4F">
        <w:rPr>
          <w:rFonts w:ascii="Times New Roman" w:eastAsia="Times New Roman" w:hAnsi="Times New Roman" w:cs="Times New Roman"/>
          <w:sz w:val="20"/>
          <w:szCs w:val="20"/>
          <w:lang w:val="en-US"/>
        </w:rPr>
        <w:t xml:space="preserve"> </w:t>
      </w:r>
      <w:r w:rsidR="00A06C4F" w:rsidRPr="00A06C4F">
        <w:rPr>
          <w:rFonts w:ascii="Times New Roman" w:eastAsia="Times New Roman" w:hAnsi="Times New Roman" w:cs="Times New Roman"/>
          <w:sz w:val="20"/>
          <w:szCs w:val="20"/>
          <w:lang w:val="en-US"/>
        </w:rPr>
        <w:t>include habitat protection, road</w:t>
      </w:r>
      <w:r w:rsidR="00834140">
        <w:rPr>
          <w:rFonts w:ascii="Times New Roman" w:eastAsia="Times New Roman" w:hAnsi="Times New Roman" w:cs="Times New Roman"/>
          <w:sz w:val="20"/>
          <w:szCs w:val="20"/>
          <w:lang w:val="en-US"/>
        </w:rPr>
        <w:t>-</w:t>
      </w:r>
      <w:r w:rsidR="00A06C4F" w:rsidRPr="00A06C4F">
        <w:rPr>
          <w:rFonts w:ascii="Times New Roman" w:eastAsia="Times New Roman" w:hAnsi="Times New Roman" w:cs="Times New Roman"/>
          <w:sz w:val="20"/>
          <w:szCs w:val="20"/>
          <w:lang w:val="en-US"/>
        </w:rPr>
        <w:t>crossing</w:t>
      </w:r>
      <w:r w:rsidR="00A06C4F">
        <w:rPr>
          <w:rFonts w:ascii="Times New Roman" w:eastAsia="Times New Roman" w:hAnsi="Times New Roman" w:cs="Times New Roman"/>
          <w:sz w:val="20"/>
          <w:szCs w:val="20"/>
          <w:lang w:val="en-US"/>
        </w:rPr>
        <w:t xml:space="preserve"> </w:t>
      </w:r>
      <w:r w:rsidR="00A06C4F" w:rsidRPr="00A06C4F">
        <w:rPr>
          <w:rFonts w:ascii="Times New Roman" w:eastAsia="Times New Roman" w:hAnsi="Times New Roman" w:cs="Times New Roman"/>
          <w:sz w:val="20"/>
          <w:szCs w:val="20"/>
          <w:lang w:val="en-US"/>
        </w:rPr>
        <w:t xml:space="preserve">structures, speed reducers and campaigns to </w:t>
      </w:r>
      <w:r w:rsidR="0073742E">
        <w:rPr>
          <w:rFonts w:ascii="Times New Roman" w:eastAsia="Times New Roman" w:hAnsi="Times New Roman" w:cs="Times New Roman"/>
          <w:sz w:val="20"/>
          <w:szCs w:val="20"/>
          <w:lang w:val="en-US"/>
        </w:rPr>
        <w:t>raise</w:t>
      </w:r>
      <w:r w:rsidR="00A06C4F">
        <w:rPr>
          <w:rFonts w:ascii="Times New Roman" w:eastAsia="Times New Roman" w:hAnsi="Times New Roman" w:cs="Times New Roman"/>
          <w:sz w:val="20"/>
          <w:szCs w:val="20"/>
          <w:lang w:val="en-US"/>
        </w:rPr>
        <w:t xml:space="preserve"> </w:t>
      </w:r>
      <w:r w:rsidR="00A06C4F" w:rsidRPr="00A06C4F">
        <w:rPr>
          <w:rFonts w:ascii="Times New Roman" w:eastAsia="Times New Roman" w:hAnsi="Times New Roman" w:cs="Times New Roman"/>
          <w:sz w:val="20"/>
          <w:szCs w:val="20"/>
          <w:lang w:val="en-US"/>
        </w:rPr>
        <w:t>awareness about road impacts on wildlife</w:t>
      </w:r>
      <w:r w:rsidR="00F82B26">
        <w:rPr>
          <w:rFonts w:ascii="Times New Roman" w:eastAsia="Times New Roman" w:hAnsi="Times New Roman" w:cs="Times New Roman"/>
          <w:sz w:val="20"/>
          <w:szCs w:val="20"/>
          <w:lang w:val="en-US"/>
        </w:rPr>
        <w:t>.</w:t>
      </w:r>
    </w:p>
    <w:p w14:paraId="7C6230EA" w14:textId="77777777" w:rsidR="00A06C4F" w:rsidRDefault="00A06C4F" w:rsidP="00A06C4F">
      <w:pPr>
        <w:autoSpaceDE w:val="0"/>
        <w:autoSpaceDN w:val="0"/>
        <w:adjustRightInd w:val="0"/>
        <w:spacing w:after="0" w:line="240" w:lineRule="auto"/>
        <w:jc w:val="both"/>
        <w:rPr>
          <w:rFonts w:ascii="Times New Roman" w:eastAsia="Times New Roman" w:hAnsi="Times New Roman" w:cs="Times New Roman"/>
          <w:sz w:val="20"/>
          <w:szCs w:val="20"/>
          <w:lang w:val="en-US"/>
        </w:rPr>
      </w:pPr>
    </w:p>
    <w:p w14:paraId="13B96295" w14:textId="39CEF6D2" w:rsidR="00E771BE" w:rsidRPr="006060C4" w:rsidRDefault="00527DCE" w:rsidP="00A06C4F">
      <w:pPr>
        <w:autoSpaceDE w:val="0"/>
        <w:autoSpaceDN w:val="0"/>
        <w:adjustRightInd w:val="0"/>
        <w:spacing w:after="0" w:line="240" w:lineRule="auto"/>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Keywords:</w:t>
      </w:r>
      <w:r w:rsidR="00ED6F1B">
        <w:rPr>
          <w:rFonts w:ascii="Times New Roman" w:eastAsia="Times New Roman" w:hAnsi="Times New Roman" w:cs="Times New Roman"/>
          <w:sz w:val="20"/>
          <w:szCs w:val="20"/>
          <w:lang w:val="en-US"/>
        </w:rPr>
        <w:t xml:space="preserve"> rainy season;</w:t>
      </w:r>
      <w:r w:rsidRPr="006060C4">
        <w:rPr>
          <w:rFonts w:ascii="Times New Roman" w:eastAsia="Times New Roman" w:hAnsi="Times New Roman" w:cs="Times New Roman"/>
          <w:sz w:val="20"/>
          <w:szCs w:val="20"/>
          <w:lang w:val="en-US"/>
        </w:rPr>
        <w:t xml:space="preserve"> road ecology</w:t>
      </w:r>
      <w:r w:rsidR="00C75C47">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w:t>
      </w:r>
      <w:r w:rsidR="00E443BB">
        <w:rPr>
          <w:rFonts w:ascii="Times New Roman" w:eastAsia="Times New Roman" w:hAnsi="Times New Roman" w:cs="Times New Roman"/>
          <w:sz w:val="20"/>
          <w:szCs w:val="20"/>
          <w:lang w:val="en-US"/>
        </w:rPr>
        <w:t>spatial pattern</w:t>
      </w:r>
      <w:r w:rsidR="00C75C47">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wildlife</w:t>
      </w:r>
      <w:r w:rsidR="002F0CEC">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t>collision</w:t>
      </w:r>
      <w:r w:rsidR="00072CD1">
        <w:rPr>
          <w:rFonts w:ascii="Times New Roman" w:eastAsia="Times New Roman" w:hAnsi="Times New Roman" w:cs="Times New Roman"/>
          <w:sz w:val="20"/>
          <w:szCs w:val="20"/>
          <w:lang w:val="en-US"/>
        </w:rPr>
        <w:t xml:space="preserve">; </w:t>
      </w:r>
      <w:r w:rsidR="0046586E">
        <w:rPr>
          <w:rFonts w:ascii="Times New Roman" w:eastAsia="Times New Roman" w:hAnsi="Times New Roman" w:cs="Times New Roman"/>
          <w:sz w:val="20"/>
          <w:szCs w:val="20"/>
          <w:lang w:val="en-US"/>
        </w:rPr>
        <w:t>road-kill</w:t>
      </w:r>
      <w:r w:rsidR="00072CD1">
        <w:rPr>
          <w:rFonts w:ascii="Times New Roman" w:eastAsia="Times New Roman" w:hAnsi="Times New Roman" w:cs="Times New Roman"/>
          <w:sz w:val="20"/>
          <w:szCs w:val="20"/>
          <w:lang w:val="en-US"/>
        </w:rPr>
        <w:t>.</w:t>
      </w:r>
    </w:p>
    <w:p w14:paraId="4A079D42" w14:textId="776BFF54" w:rsidR="00E771BE" w:rsidRDefault="00E771BE">
      <w:pPr>
        <w:spacing w:after="0" w:line="240" w:lineRule="auto"/>
        <w:jc w:val="both"/>
        <w:rPr>
          <w:rFonts w:ascii="Times New Roman" w:eastAsia="Times New Roman" w:hAnsi="Times New Roman" w:cs="Times New Roman"/>
          <w:sz w:val="20"/>
          <w:szCs w:val="20"/>
          <w:lang w:val="en-US"/>
        </w:rPr>
      </w:pPr>
    </w:p>
    <w:p w14:paraId="2128D07C" w14:textId="7688DBF1" w:rsidR="00E771BE" w:rsidRDefault="00A979E2" w:rsidP="001149F9">
      <w:pPr>
        <w:spacing w:after="0" w:line="240" w:lineRule="auto"/>
        <w:jc w:val="both"/>
        <w:rPr>
          <w:rFonts w:ascii="Times New Roman" w:eastAsia="Times New Roman" w:hAnsi="Times New Roman" w:cs="Times New Roman"/>
          <w:b/>
          <w:sz w:val="20"/>
          <w:szCs w:val="20"/>
          <w:lang w:val="en-US"/>
        </w:rPr>
      </w:pPr>
      <w:r w:rsidRPr="006060C4">
        <w:rPr>
          <w:rFonts w:ascii="Times New Roman" w:eastAsia="Times New Roman" w:hAnsi="Times New Roman" w:cs="Times New Roman"/>
          <w:b/>
          <w:sz w:val="20"/>
          <w:szCs w:val="20"/>
          <w:lang w:val="en-US"/>
        </w:rPr>
        <w:t>1 INTRODUCTION</w:t>
      </w:r>
    </w:p>
    <w:p w14:paraId="3F3A0AA0" w14:textId="77777777" w:rsidR="001149F9" w:rsidRPr="006060C4" w:rsidRDefault="001149F9" w:rsidP="001149F9">
      <w:pPr>
        <w:spacing w:after="0" w:line="240" w:lineRule="auto"/>
        <w:jc w:val="both"/>
        <w:rPr>
          <w:rFonts w:ascii="Times New Roman" w:eastAsia="Times New Roman" w:hAnsi="Times New Roman" w:cs="Times New Roman"/>
          <w:sz w:val="20"/>
          <w:szCs w:val="20"/>
          <w:lang w:val="en-US"/>
        </w:rPr>
      </w:pPr>
    </w:p>
    <w:p w14:paraId="35D2E0EA" w14:textId="533DF9F1" w:rsidR="00E771BE" w:rsidRPr="006060C4" w:rsidRDefault="00724A18">
      <w:pPr>
        <w:spacing w:after="0" w:line="240" w:lineRule="auto"/>
        <w:ind w:firstLine="708"/>
        <w:jc w:val="both"/>
        <w:rPr>
          <w:rFonts w:ascii="Times New Roman" w:eastAsia="Times New Roman" w:hAnsi="Times New Roman" w:cs="Times New Roman"/>
          <w:sz w:val="20"/>
          <w:szCs w:val="20"/>
          <w:lang w:val="en-US"/>
        </w:rPr>
      </w:pPr>
      <w:r w:rsidRPr="00B80D2D">
        <w:rPr>
          <w:rFonts w:ascii="Times New Roman" w:eastAsia="Times New Roman" w:hAnsi="Times New Roman" w:cs="Times New Roman"/>
          <w:sz w:val="20"/>
          <w:szCs w:val="20"/>
          <w:lang w:val="en-US"/>
        </w:rPr>
        <w:t>The transport infrastructure</w:t>
      </w:r>
      <w:r w:rsidR="00272999" w:rsidRPr="00B80D2D">
        <w:rPr>
          <w:rFonts w:ascii="Times New Roman" w:eastAsia="Times New Roman" w:hAnsi="Times New Roman" w:cs="Times New Roman"/>
          <w:sz w:val="20"/>
          <w:szCs w:val="20"/>
          <w:lang w:val="en-US"/>
        </w:rPr>
        <w:t xml:space="preserve"> linked to road and rail transport interferes with routine, such as leisure and work trips, or in the transport of products that maint</w:t>
      </w:r>
      <w:r w:rsidR="00334DF3">
        <w:rPr>
          <w:rFonts w:ascii="Times New Roman" w:eastAsia="Times New Roman" w:hAnsi="Times New Roman" w:cs="Times New Roman"/>
          <w:sz w:val="20"/>
          <w:szCs w:val="20"/>
          <w:lang w:val="en-US"/>
        </w:rPr>
        <w:t>ain the</w:t>
      </w:r>
      <w:r w:rsidR="00272999" w:rsidRPr="00B80D2D">
        <w:rPr>
          <w:rFonts w:ascii="Times New Roman" w:eastAsia="Times New Roman" w:hAnsi="Times New Roman" w:cs="Times New Roman"/>
          <w:sz w:val="20"/>
          <w:szCs w:val="20"/>
          <w:lang w:val="en-US"/>
        </w:rPr>
        <w:t xml:space="preserve"> social organization models</w:t>
      </w:r>
      <w:r w:rsidRPr="00B80D2D">
        <w:rPr>
          <w:rFonts w:ascii="Times New Roman" w:eastAsia="Times New Roman" w:hAnsi="Times New Roman" w:cs="Times New Roman"/>
          <w:sz w:val="20"/>
          <w:szCs w:val="20"/>
          <w:lang w:val="en-US"/>
        </w:rPr>
        <w:t xml:space="preserve"> we know </w:t>
      </w:r>
      <w:r w:rsidR="00527DCE" w:rsidRPr="00B80D2D">
        <w:rPr>
          <w:rFonts w:ascii="Times New Roman" w:eastAsia="Times New Roman" w:hAnsi="Times New Roman" w:cs="Times New Roman"/>
          <w:sz w:val="20"/>
          <w:szCs w:val="20"/>
          <w:lang w:val="en-US"/>
        </w:rPr>
        <w:t xml:space="preserve">(Forman et al., 2002). Despite the benefits, highways impose high costs due to traffic accidents and environmental damage, such as waste disposal, deforestation fronts, disease spread, pollution, soil erosion (Farias et al., 2019), habitat fragmentation, in addition to interference in the life history and population dynamics of </w:t>
      </w:r>
      <w:r w:rsidR="00D72BD3" w:rsidRPr="00B80D2D">
        <w:rPr>
          <w:rFonts w:ascii="Times New Roman" w:eastAsia="Times New Roman" w:hAnsi="Times New Roman" w:cs="Times New Roman"/>
          <w:sz w:val="20"/>
          <w:szCs w:val="20"/>
          <w:lang w:val="en-US"/>
        </w:rPr>
        <w:t>wildlife</w:t>
      </w:r>
      <w:r w:rsidR="00527DCE" w:rsidRPr="00B80D2D">
        <w:rPr>
          <w:rFonts w:ascii="Times New Roman" w:eastAsia="Times New Roman" w:hAnsi="Times New Roman" w:cs="Times New Roman"/>
          <w:sz w:val="20"/>
          <w:szCs w:val="20"/>
          <w:lang w:val="en-US"/>
        </w:rPr>
        <w:t xml:space="preserve"> (Alexander et al., 2005; Forman and Alexander, 1998). According to </w:t>
      </w:r>
      <w:proofErr w:type="spellStart"/>
      <w:r w:rsidR="00527DCE" w:rsidRPr="00B80D2D">
        <w:rPr>
          <w:rFonts w:ascii="Times New Roman" w:eastAsia="Times New Roman" w:hAnsi="Times New Roman" w:cs="Times New Roman"/>
          <w:sz w:val="20"/>
          <w:szCs w:val="20"/>
          <w:lang w:val="en-US"/>
        </w:rPr>
        <w:t>Frair</w:t>
      </w:r>
      <w:proofErr w:type="spellEnd"/>
      <w:r w:rsidR="00527DCE" w:rsidRPr="00B80D2D">
        <w:rPr>
          <w:rFonts w:ascii="Times New Roman" w:eastAsia="Times New Roman" w:hAnsi="Times New Roman" w:cs="Times New Roman"/>
          <w:sz w:val="20"/>
          <w:szCs w:val="20"/>
          <w:lang w:val="en-US"/>
        </w:rPr>
        <w:t xml:space="preserve"> et al. (2008), roads affect biodiversity because a higher road density increases wildlife mortality rates, mainly due to the four following factors: habitat loss</w:t>
      </w:r>
      <w:r w:rsidR="00272999" w:rsidRPr="00B80D2D">
        <w:rPr>
          <w:rFonts w:ascii="Times New Roman" w:eastAsia="Times New Roman" w:hAnsi="Times New Roman" w:cs="Times New Roman"/>
          <w:sz w:val="20"/>
          <w:szCs w:val="20"/>
          <w:lang w:val="en-US"/>
        </w:rPr>
        <w:t>,</w:t>
      </w:r>
      <w:r w:rsidR="00527DCE" w:rsidRPr="00B80D2D">
        <w:rPr>
          <w:rFonts w:ascii="Times New Roman" w:eastAsia="Times New Roman" w:hAnsi="Times New Roman" w:cs="Times New Roman"/>
          <w:sz w:val="20"/>
          <w:szCs w:val="20"/>
          <w:lang w:val="en-US"/>
        </w:rPr>
        <w:t xml:space="preserve"> resource inaccessibility, population subdivision and traffic mortality (Jaeger et al., 2005; Seiler, 2001). The latter is one of the most direct impacts of highway operation (</w:t>
      </w:r>
      <w:proofErr w:type="spellStart"/>
      <w:r w:rsidR="00527DCE" w:rsidRPr="00B80D2D">
        <w:rPr>
          <w:rFonts w:ascii="Times New Roman" w:eastAsia="Times New Roman" w:hAnsi="Times New Roman" w:cs="Times New Roman"/>
          <w:sz w:val="20"/>
          <w:szCs w:val="20"/>
          <w:lang w:val="en-US"/>
        </w:rPr>
        <w:t>Bager</w:t>
      </w:r>
      <w:proofErr w:type="spellEnd"/>
      <w:r w:rsidR="00527DCE" w:rsidRPr="00B80D2D">
        <w:rPr>
          <w:rFonts w:ascii="Times New Roman" w:eastAsia="Times New Roman" w:hAnsi="Times New Roman" w:cs="Times New Roman"/>
          <w:sz w:val="20"/>
          <w:szCs w:val="20"/>
          <w:lang w:val="en-US"/>
        </w:rPr>
        <w:t xml:space="preserve"> et al., 2016) and causes damage to biodiversity and the health of users.</w:t>
      </w:r>
    </w:p>
    <w:p w14:paraId="03EEEA27" w14:textId="108A25E5" w:rsidR="00A261E4" w:rsidRDefault="00527DCE" w:rsidP="001C7682">
      <w:pPr>
        <w:spacing w:after="0" w:line="240" w:lineRule="auto"/>
        <w:ind w:firstLine="708"/>
        <w:jc w:val="both"/>
        <w:rPr>
          <w:rFonts w:ascii="Times New Roman" w:eastAsia="Times New Roman" w:hAnsi="Times New Roman" w:cs="Times New Roman"/>
          <w:sz w:val="20"/>
          <w:szCs w:val="20"/>
          <w:lang w:val="en-US"/>
        </w:rPr>
      </w:pPr>
      <w:r w:rsidRPr="00187C6F">
        <w:rPr>
          <w:rFonts w:ascii="Times New Roman" w:eastAsia="Times New Roman" w:hAnsi="Times New Roman" w:cs="Times New Roman"/>
          <w:sz w:val="20"/>
          <w:szCs w:val="20"/>
          <w:lang w:val="en-US"/>
        </w:rPr>
        <w:t>In the United States, there are approximately 2 million collisions</w:t>
      </w:r>
      <w:r w:rsidR="0064418B" w:rsidRPr="00187C6F">
        <w:rPr>
          <w:rFonts w:ascii="Times New Roman" w:eastAsia="Times New Roman" w:hAnsi="Times New Roman" w:cs="Times New Roman"/>
          <w:sz w:val="20"/>
          <w:szCs w:val="20"/>
          <w:lang w:val="en-US"/>
        </w:rPr>
        <w:t xml:space="preserve"> per </w:t>
      </w:r>
      <w:r w:rsidRPr="00187C6F">
        <w:rPr>
          <w:rFonts w:ascii="Times New Roman" w:eastAsia="Times New Roman" w:hAnsi="Times New Roman" w:cs="Times New Roman"/>
          <w:sz w:val="20"/>
          <w:szCs w:val="20"/>
          <w:lang w:val="en-US"/>
        </w:rPr>
        <w:t>year between vehicles and animals (</w:t>
      </w:r>
      <w:proofErr w:type="spellStart"/>
      <w:r w:rsidRPr="00187C6F">
        <w:rPr>
          <w:rFonts w:ascii="Times New Roman" w:eastAsia="Times New Roman" w:hAnsi="Times New Roman" w:cs="Times New Roman"/>
          <w:sz w:val="20"/>
          <w:szCs w:val="20"/>
          <w:lang w:val="en-US"/>
        </w:rPr>
        <w:t>Huijser</w:t>
      </w:r>
      <w:proofErr w:type="spellEnd"/>
      <w:r w:rsidRPr="00187C6F">
        <w:rPr>
          <w:rFonts w:ascii="Times New Roman" w:eastAsia="Times New Roman" w:hAnsi="Times New Roman" w:cs="Times New Roman"/>
          <w:sz w:val="20"/>
          <w:szCs w:val="20"/>
          <w:lang w:val="en-US"/>
        </w:rPr>
        <w:t xml:space="preserve"> et al., 2008). In France, the average of fatal accidents involving ungulates is approximately 50</w:t>
      </w:r>
      <w:r w:rsidR="0064418B" w:rsidRPr="00187C6F">
        <w:rPr>
          <w:rFonts w:ascii="Times New Roman" w:eastAsia="Times New Roman" w:hAnsi="Times New Roman" w:cs="Times New Roman"/>
          <w:sz w:val="20"/>
          <w:szCs w:val="20"/>
          <w:lang w:val="en-US"/>
        </w:rPr>
        <w:t xml:space="preserve"> per </w:t>
      </w:r>
      <w:r w:rsidRPr="00187C6F">
        <w:rPr>
          <w:rFonts w:ascii="Times New Roman" w:eastAsia="Times New Roman" w:hAnsi="Times New Roman" w:cs="Times New Roman"/>
          <w:sz w:val="20"/>
          <w:szCs w:val="20"/>
          <w:lang w:val="en-US"/>
        </w:rPr>
        <w:t>year and almost 2,500 people are injured (</w:t>
      </w:r>
      <w:proofErr w:type="spellStart"/>
      <w:r w:rsidRPr="00187C6F">
        <w:rPr>
          <w:rFonts w:ascii="Times New Roman" w:eastAsia="Times New Roman" w:hAnsi="Times New Roman" w:cs="Times New Roman"/>
          <w:sz w:val="20"/>
          <w:szCs w:val="20"/>
          <w:lang w:val="en-US"/>
        </w:rPr>
        <w:t>Bruinderink</w:t>
      </w:r>
      <w:proofErr w:type="spellEnd"/>
      <w:r w:rsidRPr="00187C6F">
        <w:rPr>
          <w:rFonts w:ascii="Times New Roman" w:eastAsia="Times New Roman" w:hAnsi="Times New Roman" w:cs="Times New Roman"/>
          <w:sz w:val="20"/>
          <w:szCs w:val="20"/>
          <w:lang w:val="en-US"/>
        </w:rPr>
        <w:t xml:space="preserve"> and </w:t>
      </w:r>
      <w:proofErr w:type="spellStart"/>
      <w:r w:rsidRPr="00187C6F">
        <w:rPr>
          <w:rFonts w:ascii="Times New Roman" w:eastAsia="Times New Roman" w:hAnsi="Times New Roman" w:cs="Times New Roman"/>
          <w:sz w:val="20"/>
          <w:szCs w:val="20"/>
          <w:lang w:val="en-US"/>
        </w:rPr>
        <w:t>Hazebroek</w:t>
      </w:r>
      <w:proofErr w:type="spellEnd"/>
      <w:r w:rsidRPr="00187C6F">
        <w:rPr>
          <w:rFonts w:ascii="Times New Roman" w:eastAsia="Times New Roman" w:hAnsi="Times New Roman" w:cs="Times New Roman"/>
          <w:sz w:val="20"/>
          <w:szCs w:val="20"/>
          <w:lang w:val="en-US"/>
        </w:rPr>
        <w:t>, 1996). In Europe alone (without Russia), estimations ar</w:t>
      </w:r>
      <w:r w:rsidR="0064418B" w:rsidRPr="00187C6F">
        <w:rPr>
          <w:rFonts w:ascii="Times New Roman" w:eastAsia="Times New Roman" w:hAnsi="Times New Roman" w:cs="Times New Roman"/>
          <w:sz w:val="20"/>
          <w:szCs w:val="20"/>
          <w:lang w:val="en-US"/>
        </w:rPr>
        <w:t xml:space="preserve">e as high as 500,000 collisions per </w:t>
      </w:r>
      <w:r w:rsidRPr="00187C6F">
        <w:rPr>
          <w:rFonts w:ascii="Times New Roman" w:eastAsia="Times New Roman" w:hAnsi="Times New Roman" w:cs="Times New Roman"/>
          <w:sz w:val="20"/>
          <w:szCs w:val="20"/>
          <w:lang w:val="en-US"/>
        </w:rPr>
        <w:t>year, with economic losses of over $ 1 billion (Danielson and Hubbard, 1998). In Brazil, collisions gener</w:t>
      </w:r>
      <w:r w:rsidR="0064418B" w:rsidRPr="00187C6F">
        <w:rPr>
          <w:rFonts w:ascii="Times New Roman" w:eastAsia="Times New Roman" w:hAnsi="Times New Roman" w:cs="Times New Roman"/>
          <w:sz w:val="20"/>
          <w:szCs w:val="20"/>
          <w:lang w:val="en-US"/>
        </w:rPr>
        <w:t xml:space="preserve">ate a loss of USD 157.5 million per </w:t>
      </w:r>
      <w:r w:rsidRPr="00187C6F">
        <w:rPr>
          <w:rFonts w:ascii="Times New Roman" w:eastAsia="Times New Roman" w:hAnsi="Times New Roman" w:cs="Times New Roman"/>
          <w:sz w:val="20"/>
          <w:szCs w:val="20"/>
          <w:lang w:val="en-US"/>
        </w:rPr>
        <w:t>year owing to health and vehicle damage, property loss and institutional assistance (IPEA, 2015). Estimates show that more than 475 million wild animals die in Brazil every year, and the Northeast region is responsible for 10% of this amount (CBEE, 201</w:t>
      </w:r>
      <w:r w:rsidR="00F82537" w:rsidRPr="00187C6F">
        <w:rPr>
          <w:rFonts w:ascii="Times New Roman" w:eastAsia="Times New Roman" w:hAnsi="Times New Roman" w:cs="Times New Roman"/>
          <w:sz w:val="20"/>
          <w:szCs w:val="20"/>
          <w:lang w:val="en-US"/>
        </w:rPr>
        <w:t>8</w:t>
      </w:r>
      <w:r w:rsidRPr="00187C6F">
        <w:rPr>
          <w:rFonts w:ascii="Times New Roman" w:eastAsia="Times New Roman" w:hAnsi="Times New Roman" w:cs="Times New Roman"/>
          <w:sz w:val="20"/>
          <w:szCs w:val="20"/>
          <w:lang w:val="en-US"/>
        </w:rPr>
        <w:t xml:space="preserve">). In the northern hemisphere, there are several studies on </w:t>
      </w:r>
      <w:proofErr w:type="gramStart"/>
      <w:r w:rsidR="00300B5A">
        <w:rPr>
          <w:rFonts w:ascii="Times New Roman" w:eastAsia="Times New Roman" w:hAnsi="Times New Roman" w:cs="Times New Roman"/>
          <w:sz w:val="20"/>
          <w:szCs w:val="20"/>
          <w:lang w:val="en-US"/>
        </w:rPr>
        <w:t>road-kill</w:t>
      </w:r>
      <w:proofErr w:type="gramEnd"/>
      <w:r w:rsidRPr="00187C6F">
        <w:rPr>
          <w:rFonts w:ascii="Times New Roman" w:eastAsia="Times New Roman" w:hAnsi="Times New Roman" w:cs="Times New Roman"/>
          <w:sz w:val="20"/>
          <w:szCs w:val="20"/>
          <w:lang w:val="en-US"/>
        </w:rPr>
        <w:t xml:space="preserve"> and related mitigation measures (</w:t>
      </w:r>
      <w:proofErr w:type="spellStart"/>
      <w:r w:rsidRPr="00187C6F">
        <w:rPr>
          <w:rFonts w:ascii="Times New Roman" w:eastAsia="Times New Roman" w:hAnsi="Times New Roman" w:cs="Times New Roman"/>
          <w:sz w:val="20"/>
          <w:szCs w:val="20"/>
          <w:lang w:val="en-US"/>
        </w:rPr>
        <w:t>Spellerberg</w:t>
      </w:r>
      <w:proofErr w:type="spellEnd"/>
      <w:r w:rsidRPr="00187C6F">
        <w:rPr>
          <w:rFonts w:ascii="Times New Roman" w:eastAsia="Times New Roman" w:hAnsi="Times New Roman" w:cs="Times New Roman"/>
          <w:sz w:val="20"/>
          <w:szCs w:val="20"/>
          <w:lang w:val="en-US"/>
        </w:rPr>
        <w:t xml:space="preserve">, 2002; </w:t>
      </w:r>
      <w:proofErr w:type="spellStart"/>
      <w:r w:rsidRPr="00187C6F">
        <w:rPr>
          <w:rFonts w:ascii="Times New Roman" w:eastAsia="Times New Roman" w:hAnsi="Times New Roman" w:cs="Times New Roman"/>
          <w:sz w:val="20"/>
          <w:szCs w:val="20"/>
          <w:lang w:val="en-US"/>
        </w:rPr>
        <w:t>Ascensão</w:t>
      </w:r>
      <w:proofErr w:type="spellEnd"/>
      <w:r w:rsidRPr="00187C6F">
        <w:rPr>
          <w:rFonts w:ascii="Times New Roman" w:eastAsia="Times New Roman" w:hAnsi="Times New Roman" w:cs="Times New Roman"/>
          <w:sz w:val="20"/>
          <w:szCs w:val="20"/>
          <w:lang w:val="en-US"/>
        </w:rPr>
        <w:t xml:space="preserve"> and Mira, 2005; Jaeger et al., 2005; </w:t>
      </w:r>
      <w:proofErr w:type="spellStart"/>
      <w:r w:rsidRPr="00187C6F">
        <w:rPr>
          <w:rFonts w:ascii="Times New Roman" w:eastAsia="Times New Roman" w:hAnsi="Times New Roman" w:cs="Times New Roman"/>
          <w:sz w:val="20"/>
          <w:szCs w:val="20"/>
          <w:lang w:val="en-US"/>
        </w:rPr>
        <w:t>Grilo</w:t>
      </w:r>
      <w:proofErr w:type="spellEnd"/>
      <w:r w:rsidRPr="00187C6F">
        <w:rPr>
          <w:rFonts w:ascii="Times New Roman" w:eastAsia="Times New Roman" w:hAnsi="Times New Roman" w:cs="Times New Roman"/>
          <w:sz w:val="20"/>
          <w:szCs w:val="20"/>
          <w:lang w:val="en-US"/>
        </w:rPr>
        <w:t xml:space="preserve"> et al., 2009). Yet, there is little research available in South America (</w:t>
      </w:r>
      <w:proofErr w:type="spellStart"/>
      <w:r w:rsidRPr="00187C6F">
        <w:rPr>
          <w:rFonts w:ascii="Times New Roman" w:eastAsia="Times New Roman" w:hAnsi="Times New Roman" w:cs="Times New Roman"/>
          <w:sz w:val="20"/>
          <w:szCs w:val="20"/>
          <w:lang w:val="en-US"/>
        </w:rPr>
        <w:t>Fahrig</w:t>
      </w:r>
      <w:proofErr w:type="spellEnd"/>
      <w:r w:rsidRPr="00187C6F">
        <w:rPr>
          <w:rFonts w:ascii="Times New Roman" w:eastAsia="Times New Roman" w:hAnsi="Times New Roman" w:cs="Times New Roman"/>
          <w:sz w:val="20"/>
          <w:szCs w:val="20"/>
          <w:lang w:val="en-US"/>
        </w:rPr>
        <w:t xml:space="preserve"> and </w:t>
      </w:r>
      <w:proofErr w:type="spellStart"/>
      <w:r w:rsidRPr="00187C6F">
        <w:rPr>
          <w:rFonts w:ascii="Times New Roman" w:eastAsia="Times New Roman" w:hAnsi="Times New Roman" w:cs="Times New Roman"/>
          <w:sz w:val="20"/>
          <w:szCs w:val="20"/>
          <w:lang w:val="en-US"/>
        </w:rPr>
        <w:t>Rytwinski</w:t>
      </w:r>
      <w:proofErr w:type="spellEnd"/>
      <w:r w:rsidRPr="00187C6F">
        <w:rPr>
          <w:rFonts w:ascii="Times New Roman" w:eastAsia="Times New Roman" w:hAnsi="Times New Roman" w:cs="Times New Roman"/>
          <w:sz w:val="20"/>
          <w:szCs w:val="20"/>
          <w:lang w:val="en-US"/>
        </w:rPr>
        <w:t>, 2009</w:t>
      </w:r>
      <w:ins w:id="3" w:author="lutebio@outlook.com" w:date="2021-05-11T16:33:00Z">
        <w:r w:rsidR="004D5E00">
          <w:rPr>
            <w:rFonts w:ascii="Times New Roman" w:eastAsia="Times New Roman" w:hAnsi="Times New Roman" w:cs="Times New Roman"/>
            <w:sz w:val="20"/>
            <w:szCs w:val="20"/>
            <w:lang w:val="en-US"/>
          </w:rPr>
          <w:t xml:space="preserve">; </w:t>
        </w:r>
        <w:proofErr w:type="spellStart"/>
        <w:r w:rsidR="004D5E00">
          <w:rPr>
            <w:rFonts w:ascii="Times New Roman" w:eastAsia="Times New Roman" w:hAnsi="Times New Roman" w:cs="Times New Roman"/>
            <w:sz w:val="20"/>
            <w:szCs w:val="20"/>
            <w:lang w:val="en-US"/>
          </w:rPr>
          <w:t>Asc</w:t>
        </w:r>
      </w:ins>
      <w:ins w:id="4" w:author="lutebio@outlook.com" w:date="2021-05-11T16:34:00Z">
        <w:r w:rsidR="004D5E00">
          <w:rPr>
            <w:rFonts w:ascii="Times New Roman" w:eastAsia="Times New Roman" w:hAnsi="Times New Roman" w:cs="Times New Roman"/>
            <w:sz w:val="20"/>
            <w:szCs w:val="20"/>
            <w:lang w:val="en-US"/>
          </w:rPr>
          <w:t>ensão</w:t>
        </w:r>
        <w:proofErr w:type="spellEnd"/>
        <w:r w:rsidR="004D5E00">
          <w:rPr>
            <w:rFonts w:ascii="Times New Roman" w:eastAsia="Times New Roman" w:hAnsi="Times New Roman" w:cs="Times New Roman"/>
            <w:sz w:val="20"/>
            <w:szCs w:val="20"/>
            <w:lang w:val="en-US"/>
          </w:rPr>
          <w:t xml:space="preserve"> et </w:t>
        </w:r>
        <w:proofErr w:type="gramStart"/>
        <w:r w:rsidR="004D5E00">
          <w:rPr>
            <w:rFonts w:ascii="Times New Roman" w:eastAsia="Times New Roman" w:hAnsi="Times New Roman" w:cs="Times New Roman"/>
            <w:sz w:val="20"/>
            <w:szCs w:val="20"/>
            <w:lang w:val="en-US"/>
          </w:rPr>
          <w:t>al,,</w:t>
        </w:r>
        <w:proofErr w:type="gramEnd"/>
        <w:r w:rsidR="004D5E00">
          <w:rPr>
            <w:rFonts w:ascii="Times New Roman" w:eastAsia="Times New Roman" w:hAnsi="Times New Roman" w:cs="Times New Roman"/>
            <w:sz w:val="20"/>
            <w:szCs w:val="20"/>
            <w:lang w:val="en-US"/>
          </w:rPr>
          <w:t>2017</w:t>
        </w:r>
      </w:ins>
      <w:r w:rsidRPr="00187C6F">
        <w:rPr>
          <w:rFonts w:ascii="Times New Roman" w:eastAsia="Times New Roman" w:hAnsi="Times New Roman" w:cs="Times New Roman"/>
          <w:sz w:val="20"/>
          <w:szCs w:val="20"/>
          <w:lang w:val="en-US"/>
        </w:rPr>
        <w:t xml:space="preserve">), and even less in regions with </w:t>
      </w:r>
      <w:r w:rsidR="001C7682" w:rsidRPr="00187C6F">
        <w:rPr>
          <w:rFonts w:ascii="Times New Roman" w:eastAsia="Times New Roman" w:hAnsi="Times New Roman" w:cs="Times New Roman"/>
          <w:sz w:val="20"/>
          <w:szCs w:val="20"/>
          <w:lang w:val="en-US"/>
        </w:rPr>
        <w:t>semiarid</w:t>
      </w:r>
      <w:r w:rsidRPr="00187C6F">
        <w:rPr>
          <w:rFonts w:ascii="Times New Roman" w:eastAsia="Times New Roman" w:hAnsi="Times New Roman" w:cs="Times New Roman"/>
          <w:sz w:val="20"/>
          <w:szCs w:val="20"/>
          <w:lang w:val="en-US"/>
        </w:rPr>
        <w:t xml:space="preserve"> ecosystems (Bastos et </w:t>
      </w:r>
      <w:r w:rsidR="005D4F50" w:rsidRPr="00187C6F">
        <w:rPr>
          <w:rFonts w:ascii="Times New Roman" w:eastAsia="Times New Roman" w:hAnsi="Times New Roman" w:cs="Times New Roman"/>
          <w:sz w:val="20"/>
          <w:szCs w:val="20"/>
          <w:lang w:val="en-US"/>
        </w:rPr>
        <w:t>a</w:t>
      </w:r>
      <w:r w:rsidRPr="00187C6F">
        <w:rPr>
          <w:rFonts w:ascii="Times New Roman" w:eastAsia="Times New Roman" w:hAnsi="Times New Roman" w:cs="Times New Roman"/>
          <w:sz w:val="20"/>
          <w:szCs w:val="20"/>
          <w:lang w:val="en-US"/>
        </w:rPr>
        <w:t>l., 2019; Pereira et al., 2017)</w:t>
      </w:r>
      <w:r w:rsidR="008F34AE" w:rsidRPr="00187C6F">
        <w:rPr>
          <w:rFonts w:ascii="Times New Roman" w:eastAsia="Times New Roman" w:hAnsi="Times New Roman" w:cs="Times New Roman"/>
          <w:sz w:val="20"/>
          <w:szCs w:val="20"/>
          <w:lang w:val="en-US"/>
        </w:rPr>
        <w:t>,</w:t>
      </w:r>
      <w:r w:rsidR="005D4F50" w:rsidRPr="00187C6F">
        <w:rPr>
          <w:rFonts w:ascii="Times New Roman" w:eastAsia="Times New Roman" w:hAnsi="Times New Roman" w:cs="Times New Roman"/>
          <w:sz w:val="20"/>
          <w:szCs w:val="20"/>
          <w:lang w:val="en-US"/>
        </w:rPr>
        <w:t xml:space="preserve"> as</w:t>
      </w:r>
      <w:r w:rsidR="008F34AE" w:rsidRPr="00187C6F">
        <w:rPr>
          <w:rFonts w:ascii="Times New Roman" w:eastAsia="Times New Roman" w:hAnsi="Times New Roman" w:cs="Times New Roman"/>
          <w:sz w:val="20"/>
          <w:szCs w:val="20"/>
          <w:lang w:val="en-US"/>
        </w:rPr>
        <w:t xml:space="preserve"> in </w:t>
      </w:r>
      <w:r w:rsidR="00BF0B91">
        <w:rPr>
          <w:rFonts w:ascii="Times New Roman" w:eastAsia="Times New Roman" w:hAnsi="Times New Roman" w:cs="Times New Roman"/>
          <w:sz w:val="20"/>
          <w:szCs w:val="20"/>
          <w:lang w:val="en-US"/>
        </w:rPr>
        <w:t>n</w:t>
      </w:r>
      <w:r w:rsidRPr="00187C6F">
        <w:rPr>
          <w:rFonts w:ascii="Times New Roman" w:eastAsia="Times New Roman" w:hAnsi="Times New Roman" w:cs="Times New Roman"/>
          <w:sz w:val="20"/>
          <w:szCs w:val="20"/>
          <w:lang w:val="en-US"/>
        </w:rPr>
        <w:t>ortheast Brazil.</w:t>
      </w:r>
    </w:p>
    <w:p w14:paraId="201CC023" w14:textId="4E44116F" w:rsidR="0075162C" w:rsidRDefault="00A261E4" w:rsidP="00CB0F7E">
      <w:pPr>
        <w:spacing w:after="0" w:line="240" w:lineRule="auto"/>
        <w:ind w:firstLine="708"/>
        <w:jc w:val="both"/>
        <w:rPr>
          <w:rFonts w:ascii="Times New Roman" w:eastAsia="Times New Roman" w:hAnsi="Times New Roman" w:cs="Times New Roman"/>
          <w:sz w:val="20"/>
          <w:szCs w:val="20"/>
          <w:lang w:val="en-US"/>
        </w:rPr>
      </w:pPr>
      <w:r w:rsidRPr="00A93802">
        <w:rPr>
          <w:rFonts w:ascii="Times New Roman" w:eastAsia="Times New Roman" w:hAnsi="Times New Roman" w:cs="Times New Roman"/>
          <w:sz w:val="20"/>
          <w:szCs w:val="20"/>
          <w:lang w:val="en-US"/>
        </w:rPr>
        <w:t xml:space="preserve">According to Miles et al. (2006) the </w:t>
      </w:r>
      <w:r w:rsidR="006E6432">
        <w:rPr>
          <w:rFonts w:ascii="Times New Roman" w:eastAsia="Times New Roman" w:hAnsi="Times New Roman" w:cs="Times New Roman"/>
          <w:sz w:val="20"/>
          <w:szCs w:val="20"/>
          <w:lang w:val="en-US"/>
        </w:rPr>
        <w:t xml:space="preserve">dry </w:t>
      </w:r>
      <w:r w:rsidRPr="00A93802">
        <w:rPr>
          <w:rFonts w:ascii="Times New Roman" w:eastAsia="Times New Roman" w:hAnsi="Times New Roman" w:cs="Times New Roman"/>
          <w:sz w:val="20"/>
          <w:szCs w:val="20"/>
          <w:lang w:val="en-US"/>
        </w:rPr>
        <w:t>tropical forest in northeastern Brazil is one of the most extensive and contiguous areas</w:t>
      </w:r>
      <w:r w:rsidR="00BB0F72" w:rsidRPr="00A93802">
        <w:rPr>
          <w:rFonts w:ascii="Times New Roman" w:eastAsia="Times New Roman" w:hAnsi="Times New Roman" w:cs="Times New Roman"/>
          <w:sz w:val="20"/>
          <w:szCs w:val="20"/>
          <w:lang w:val="en-US"/>
        </w:rPr>
        <w:t>. The semiarid region occupies the largest portion of northeast Brazil (9,92%) (IBGE, 2002) and</w:t>
      </w:r>
      <w:r w:rsidR="001C7682" w:rsidRPr="00A93802">
        <w:rPr>
          <w:rFonts w:ascii="Times New Roman" w:eastAsia="Times New Roman" w:hAnsi="Times New Roman" w:cs="Times New Roman"/>
          <w:sz w:val="20"/>
          <w:szCs w:val="20"/>
          <w:lang w:val="en-US"/>
        </w:rPr>
        <w:t xml:space="preserve"> covers 6,76% of </w:t>
      </w:r>
      <w:r w:rsidR="006E07F6">
        <w:rPr>
          <w:rFonts w:ascii="Times New Roman" w:eastAsia="Times New Roman" w:hAnsi="Times New Roman" w:cs="Times New Roman"/>
          <w:sz w:val="20"/>
          <w:szCs w:val="20"/>
          <w:lang w:val="en-US"/>
        </w:rPr>
        <w:t xml:space="preserve">the </w:t>
      </w:r>
      <w:r w:rsidR="001C7682" w:rsidRPr="00A93802">
        <w:rPr>
          <w:rFonts w:ascii="Times New Roman" w:eastAsia="Times New Roman" w:hAnsi="Times New Roman" w:cs="Times New Roman"/>
          <w:sz w:val="20"/>
          <w:szCs w:val="20"/>
          <w:lang w:val="en-US"/>
        </w:rPr>
        <w:t>Brazilian territory (IBGE, 2020</w:t>
      </w:r>
      <w:r w:rsidR="00BF55E0" w:rsidRPr="00A93802">
        <w:rPr>
          <w:rFonts w:ascii="Times New Roman" w:eastAsia="Times New Roman" w:hAnsi="Times New Roman" w:cs="Times New Roman"/>
          <w:sz w:val="20"/>
          <w:szCs w:val="20"/>
          <w:lang w:val="en-US"/>
        </w:rPr>
        <w:t>)</w:t>
      </w:r>
      <w:r w:rsidR="00BB0F72" w:rsidRPr="00A93802">
        <w:rPr>
          <w:rFonts w:ascii="Times New Roman" w:eastAsia="Times New Roman" w:hAnsi="Times New Roman" w:cs="Times New Roman"/>
          <w:sz w:val="20"/>
          <w:szCs w:val="20"/>
          <w:lang w:val="en-US"/>
        </w:rPr>
        <w:t>. T</w:t>
      </w:r>
      <w:r w:rsidR="001C7682" w:rsidRPr="00A93802">
        <w:rPr>
          <w:rFonts w:ascii="Times New Roman" w:hAnsi="Times New Roman"/>
          <w:sz w:val="20"/>
          <w:szCs w:val="20"/>
          <w:lang w:val="en-US"/>
        </w:rPr>
        <w:t xml:space="preserve">he Brazilian semiarid has a relatively dense human population and </w:t>
      </w:r>
      <w:r w:rsidR="00BF55E0" w:rsidRPr="00A93802">
        <w:rPr>
          <w:rFonts w:ascii="Times New Roman" w:hAnsi="Times New Roman"/>
          <w:sz w:val="20"/>
          <w:szCs w:val="20"/>
          <w:lang w:val="en-US"/>
        </w:rPr>
        <w:t>has an</w:t>
      </w:r>
      <w:r w:rsidR="001C7682" w:rsidRPr="00A93802">
        <w:rPr>
          <w:rFonts w:ascii="Times New Roman" w:hAnsi="Times New Roman"/>
          <w:sz w:val="20"/>
          <w:szCs w:val="20"/>
          <w:lang w:val="en-US"/>
        </w:rPr>
        <w:t xml:space="preserve"> extensive road networ</w:t>
      </w:r>
      <w:r w:rsidR="00BB0F72" w:rsidRPr="00A93802">
        <w:rPr>
          <w:rFonts w:ascii="Times New Roman" w:hAnsi="Times New Roman"/>
          <w:sz w:val="20"/>
          <w:szCs w:val="20"/>
          <w:lang w:val="en-US"/>
        </w:rPr>
        <w:t>k</w:t>
      </w:r>
      <w:r w:rsidR="00744CBD">
        <w:rPr>
          <w:rFonts w:ascii="Times New Roman" w:hAnsi="Times New Roman"/>
          <w:sz w:val="20"/>
          <w:szCs w:val="20"/>
          <w:lang w:val="en-US"/>
        </w:rPr>
        <w:t xml:space="preserve"> </w:t>
      </w:r>
      <w:r w:rsidR="00BB0F72" w:rsidRPr="00A93802">
        <w:rPr>
          <w:rFonts w:ascii="Times New Roman" w:hAnsi="Times New Roman"/>
          <w:sz w:val="20"/>
          <w:szCs w:val="20"/>
          <w:lang w:val="en-US"/>
        </w:rPr>
        <w:t xml:space="preserve">compared </w:t>
      </w:r>
      <w:r w:rsidR="006E07F6">
        <w:rPr>
          <w:rFonts w:ascii="Times New Roman" w:hAnsi="Times New Roman"/>
          <w:sz w:val="20"/>
          <w:szCs w:val="20"/>
          <w:lang w:val="en-US"/>
        </w:rPr>
        <w:t>to</w:t>
      </w:r>
      <w:r w:rsidR="00BB0F72" w:rsidRPr="00A93802">
        <w:rPr>
          <w:rFonts w:ascii="Times New Roman" w:hAnsi="Times New Roman"/>
          <w:sz w:val="20"/>
          <w:szCs w:val="20"/>
          <w:lang w:val="en-US"/>
        </w:rPr>
        <w:t xml:space="preserve"> other arid regions, </w:t>
      </w:r>
      <w:r w:rsidR="001C7682" w:rsidRPr="00A93802">
        <w:rPr>
          <w:rFonts w:ascii="Times New Roman" w:hAnsi="Times New Roman"/>
          <w:sz w:val="20"/>
          <w:szCs w:val="20"/>
          <w:lang w:val="en-US"/>
        </w:rPr>
        <w:t>approximately 15% of the Brazilian road system (IPEA, 20</w:t>
      </w:r>
      <w:r w:rsidR="00A3486C" w:rsidRPr="00A93802">
        <w:rPr>
          <w:rFonts w:ascii="Times New Roman" w:hAnsi="Times New Roman"/>
          <w:sz w:val="20"/>
          <w:szCs w:val="20"/>
          <w:lang w:val="en-US"/>
        </w:rPr>
        <w:t>09</w:t>
      </w:r>
      <w:r w:rsidR="001C7682" w:rsidRPr="00A93802">
        <w:rPr>
          <w:rFonts w:ascii="Times New Roman" w:hAnsi="Times New Roman"/>
          <w:sz w:val="20"/>
          <w:szCs w:val="20"/>
          <w:lang w:val="en-US"/>
        </w:rPr>
        <w:t xml:space="preserve">). </w:t>
      </w:r>
      <w:r w:rsidR="00BB0F72" w:rsidRPr="00A93802">
        <w:rPr>
          <w:rFonts w:ascii="Times New Roman" w:eastAsia="Times New Roman" w:hAnsi="Times New Roman" w:cs="Times New Roman"/>
          <w:sz w:val="20"/>
          <w:szCs w:val="20"/>
          <w:lang w:val="en-US"/>
        </w:rPr>
        <w:t xml:space="preserve">Despite the extensive </w:t>
      </w:r>
      <w:r w:rsidR="006E07F6">
        <w:rPr>
          <w:rFonts w:ascii="Times New Roman" w:eastAsia="Times New Roman" w:hAnsi="Times New Roman" w:cs="Times New Roman"/>
          <w:sz w:val="20"/>
          <w:szCs w:val="20"/>
          <w:lang w:val="en-US"/>
        </w:rPr>
        <w:t xml:space="preserve">road </w:t>
      </w:r>
      <w:r w:rsidR="00BB0F72" w:rsidRPr="00A93802">
        <w:rPr>
          <w:rFonts w:ascii="Times New Roman" w:eastAsia="Times New Roman" w:hAnsi="Times New Roman" w:cs="Times New Roman"/>
          <w:sz w:val="20"/>
          <w:szCs w:val="20"/>
          <w:lang w:val="en-US"/>
        </w:rPr>
        <w:t>network and local biodiversity, research related to road ecology is concentrated in south and southeast Brazil</w:t>
      </w:r>
      <w:r w:rsidR="00F73C02" w:rsidRPr="00A93802">
        <w:rPr>
          <w:rFonts w:ascii="Times New Roman" w:eastAsia="Times New Roman" w:hAnsi="Times New Roman" w:cs="Times New Roman"/>
          <w:sz w:val="20"/>
          <w:szCs w:val="20"/>
          <w:lang w:val="en-US"/>
        </w:rPr>
        <w:t xml:space="preserve"> </w:t>
      </w:r>
      <w:r w:rsidR="0075162C" w:rsidRPr="00A93802">
        <w:rPr>
          <w:rFonts w:ascii="Times New Roman" w:eastAsia="Times New Roman" w:hAnsi="Times New Roman" w:cs="Times New Roman"/>
          <w:sz w:val="20"/>
          <w:szCs w:val="20"/>
          <w:lang w:val="en-US"/>
        </w:rPr>
        <w:t>(Pereira et al., 2017).</w:t>
      </w:r>
    </w:p>
    <w:p w14:paraId="7D80EF4B" w14:textId="46555CB6" w:rsidR="00CB0F7E" w:rsidRDefault="00527DCE" w:rsidP="00CB0F7E">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In the </w:t>
      </w:r>
      <w:r w:rsidR="003E4C1E">
        <w:rPr>
          <w:rFonts w:ascii="Times New Roman" w:eastAsia="Times New Roman" w:hAnsi="Times New Roman" w:cs="Times New Roman"/>
          <w:sz w:val="20"/>
          <w:szCs w:val="20"/>
          <w:lang w:val="en-US"/>
        </w:rPr>
        <w:t>foremention</w:t>
      </w:r>
      <w:r w:rsidRPr="006060C4">
        <w:rPr>
          <w:rFonts w:ascii="Times New Roman" w:eastAsia="Times New Roman" w:hAnsi="Times New Roman" w:cs="Times New Roman"/>
          <w:sz w:val="20"/>
          <w:szCs w:val="20"/>
          <w:lang w:val="en-US"/>
        </w:rPr>
        <w:t xml:space="preserve">ed studies, records are predominantly of medium and large mammals, species that traverse extensive areas in search of food. </w:t>
      </w:r>
      <w:r w:rsidR="00744CBD" w:rsidRPr="006060C4">
        <w:rPr>
          <w:rFonts w:ascii="Times New Roman" w:eastAsia="Times New Roman" w:hAnsi="Times New Roman" w:cs="Times New Roman"/>
          <w:sz w:val="20"/>
          <w:szCs w:val="20"/>
          <w:lang w:val="en-US"/>
        </w:rPr>
        <w:t>Therefore</w:t>
      </w:r>
      <w:r w:rsidR="0007418E">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they become more vulnerable to being </w:t>
      </w:r>
      <w:r w:rsidR="00300B5A">
        <w:rPr>
          <w:rFonts w:ascii="Times New Roman" w:eastAsia="Times New Roman" w:hAnsi="Times New Roman" w:cs="Times New Roman"/>
          <w:sz w:val="20"/>
          <w:szCs w:val="20"/>
          <w:lang w:val="en-US"/>
        </w:rPr>
        <w:t>road-kill</w:t>
      </w:r>
      <w:r w:rsidR="00BF0B91">
        <w:rPr>
          <w:rFonts w:ascii="Times New Roman" w:eastAsia="Times New Roman" w:hAnsi="Times New Roman" w:cs="Times New Roman"/>
          <w:sz w:val="20"/>
          <w:szCs w:val="20"/>
          <w:lang w:val="en-US"/>
        </w:rPr>
        <w:t>ed</w:t>
      </w:r>
      <w:r w:rsidRPr="006060C4">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lastRenderedPageBreak/>
        <w:t xml:space="preserve">(Forman et al., 2002). In the few studies about seasonal environments, there is a higher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rate of amphibian and reptile species, as their physiologies are closely related to variations in precipitation and temperature (Pereira et al., 2017; Bastos et. </w:t>
      </w:r>
      <w:r w:rsidR="005D4F50">
        <w:rPr>
          <w:rFonts w:ascii="Times New Roman" w:eastAsia="Times New Roman" w:hAnsi="Times New Roman" w:cs="Times New Roman"/>
          <w:sz w:val="20"/>
          <w:szCs w:val="20"/>
          <w:lang w:val="en-US"/>
        </w:rPr>
        <w:t>a</w:t>
      </w:r>
      <w:r w:rsidRPr="006060C4">
        <w:rPr>
          <w:rFonts w:ascii="Times New Roman" w:eastAsia="Times New Roman" w:hAnsi="Times New Roman" w:cs="Times New Roman"/>
          <w:sz w:val="20"/>
          <w:szCs w:val="20"/>
          <w:lang w:val="en-US"/>
        </w:rPr>
        <w:t xml:space="preserve">l., 2019). Climatic seasonality is responsible for the cyclical availability of resources, and this interferes </w:t>
      </w:r>
      <w:r w:rsidR="002A728D">
        <w:rPr>
          <w:rFonts w:ascii="Times New Roman" w:eastAsia="Times New Roman" w:hAnsi="Times New Roman" w:cs="Times New Roman"/>
          <w:sz w:val="20"/>
          <w:szCs w:val="20"/>
          <w:lang w:val="en-US"/>
        </w:rPr>
        <w:t xml:space="preserve">with </w:t>
      </w:r>
      <w:r w:rsidRPr="006060C4">
        <w:rPr>
          <w:rFonts w:ascii="Times New Roman" w:eastAsia="Times New Roman" w:hAnsi="Times New Roman" w:cs="Times New Roman"/>
          <w:sz w:val="20"/>
          <w:szCs w:val="20"/>
          <w:lang w:val="en-US"/>
        </w:rPr>
        <w:t xml:space="preserve">the </w:t>
      </w:r>
      <w:r w:rsidR="006455B1">
        <w:rPr>
          <w:rFonts w:ascii="Times New Roman" w:eastAsia="Times New Roman" w:hAnsi="Times New Roman" w:cs="Times New Roman"/>
          <w:sz w:val="20"/>
          <w:szCs w:val="20"/>
          <w:lang w:val="en-US"/>
        </w:rPr>
        <w:t xml:space="preserve">wildlife </w:t>
      </w:r>
      <w:r w:rsidRPr="006060C4">
        <w:rPr>
          <w:rFonts w:ascii="Times New Roman" w:eastAsia="Times New Roman" w:hAnsi="Times New Roman" w:cs="Times New Roman"/>
          <w:sz w:val="20"/>
          <w:szCs w:val="20"/>
          <w:lang w:val="en-US"/>
        </w:rPr>
        <w:t>behavior</w:t>
      </w:r>
      <w:r w:rsidR="00F73C02">
        <w:rPr>
          <w:rFonts w:ascii="Times New Roman" w:eastAsia="Times New Roman" w:hAnsi="Times New Roman" w:cs="Times New Roman"/>
          <w:sz w:val="20"/>
          <w:szCs w:val="20"/>
          <w:lang w:val="en-US"/>
        </w:rPr>
        <w:t>.</w:t>
      </w:r>
    </w:p>
    <w:p w14:paraId="4C493D00" w14:textId="7DC1688A" w:rsidR="00E771BE" w:rsidRDefault="00527DCE">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Resource availability is also related to landscape conservation, so that it may favor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w:t>
      </w:r>
      <w:r w:rsidR="00FD27B6">
        <w:rPr>
          <w:rFonts w:ascii="Times New Roman" w:eastAsia="Times New Roman" w:hAnsi="Times New Roman" w:cs="Times New Roman"/>
          <w:sz w:val="20"/>
          <w:szCs w:val="20"/>
          <w:lang w:val="en-US"/>
        </w:rPr>
        <w:t xml:space="preserve">events </w:t>
      </w:r>
      <w:r w:rsidRPr="006060C4">
        <w:rPr>
          <w:rFonts w:ascii="Times New Roman" w:eastAsia="Times New Roman" w:hAnsi="Times New Roman" w:cs="Times New Roman"/>
          <w:sz w:val="20"/>
          <w:szCs w:val="20"/>
          <w:lang w:val="en-US"/>
        </w:rPr>
        <w:t>in areas with heterogeneous use and vegetation cover (</w:t>
      </w:r>
      <w:proofErr w:type="spellStart"/>
      <w:r w:rsidRPr="006060C4">
        <w:rPr>
          <w:rFonts w:ascii="Times New Roman" w:eastAsia="Times New Roman" w:hAnsi="Times New Roman" w:cs="Times New Roman"/>
          <w:sz w:val="20"/>
          <w:szCs w:val="20"/>
          <w:lang w:val="en-US"/>
        </w:rPr>
        <w:t>Spellerberg</w:t>
      </w:r>
      <w:proofErr w:type="spellEnd"/>
      <w:r w:rsidRPr="006060C4">
        <w:rPr>
          <w:rFonts w:ascii="Times New Roman" w:eastAsia="Times New Roman" w:hAnsi="Times New Roman" w:cs="Times New Roman"/>
          <w:sz w:val="20"/>
          <w:szCs w:val="20"/>
          <w:lang w:val="en-US"/>
        </w:rPr>
        <w:t xml:space="preserve">, 2002; Souza et al., 2014; Pereira et </w:t>
      </w:r>
      <w:r w:rsidR="003E3BB4">
        <w:rPr>
          <w:rFonts w:ascii="Times New Roman" w:eastAsia="Times New Roman" w:hAnsi="Times New Roman" w:cs="Times New Roman"/>
          <w:sz w:val="20"/>
          <w:szCs w:val="20"/>
          <w:lang w:val="en-US"/>
        </w:rPr>
        <w:t>a</w:t>
      </w:r>
      <w:r w:rsidRPr="006060C4">
        <w:rPr>
          <w:rFonts w:ascii="Times New Roman" w:eastAsia="Times New Roman" w:hAnsi="Times New Roman" w:cs="Times New Roman"/>
          <w:sz w:val="20"/>
          <w:szCs w:val="20"/>
          <w:lang w:val="en-US"/>
        </w:rPr>
        <w:t xml:space="preserve">l. 2017; Bastos et. </w:t>
      </w:r>
      <w:r w:rsidR="005D4F50">
        <w:rPr>
          <w:rFonts w:ascii="Times New Roman" w:eastAsia="Times New Roman" w:hAnsi="Times New Roman" w:cs="Times New Roman"/>
          <w:sz w:val="20"/>
          <w:szCs w:val="20"/>
          <w:lang w:val="en-US"/>
        </w:rPr>
        <w:t>a</w:t>
      </w:r>
      <w:r w:rsidRPr="006060C4">
        <w:rPr>
          <w:rFonts w:ascii="Times New Roman" w:eastAsia="Times New Roman" w:hAnsi="Times New Roman" w:cs="Times New Roman"/>
          <w:sz w:val="20"/>
          <w:szCs w:val="20"/>
          <w:lang w:val="en-US"/>
        </w:rPr>
        <w:t>l., 2019).</w:t>
      </w:r>
      <w:r w:rsidR="00CB0F7E" w:rsidRPr="00CB0F7E">
        <w:rPr>
          <w:rFonts w:ascii="Times New Roman" w:eastAsia="Times New Roman" w:hAnsi="Times New Roman" w:cs="Times New Roman"/>
          <w:sz w:val="20"/>
          <w:szCs w:val="20"/>
          <w:lang w:val="en-US"/>
        </w:rPr>
        <w:t xml:space="preserve"> However, to improve the effectiveness of such</w:t>
      </w:r>
      <w:r w:rsidR="00CB0F7E">
        <w:rPr>
          <w:rFonts w:ascii="Times New Roman" w:eastAsia="Times New Roman" w:hAnsi="Times New Roman" w:cs="Times New Roman"/>
          <w:sz w:val="20"/>
          <w:szCs w:val="20"/>
          <w:lang w:val="en-US"/>
        </w:rPr>
        <w:t xml:space="preserve"> </w:t>
      </w:r>
      <w:r w:rsidR="00CB0F7E" w:rsidRPr="00CB0F7E">
        <w:rPr>
          <w:rFonts w:ascii="Times New Roman" w:eastAsia="Times New Roman" w:hAnsi="Times New Roman" w:cs="Times New Roman"/>
          <w:sz w:val="20"/>
          <w:szCs w:val="20"/>
          <w:lang w:val="en-US"/>
        </w:rPr>
        <w:t xml:space="preserve">measures, local evaluations of </w:t>
      </w:r>
      <w:r w:rsidR="00300B5A">
        <w:rPr>
          <w:rFonts w:ascii="Times New Roman" w:eastAsia="Times New Roman" w:hAnsi="Times New Roman" w:cs="Times New Roman"/>
          <w:sz w:val="20"/>
          <w:szCs w:val="20"/>
          <w:lang w:val="en-US"/>
        </w:rPr>
        <w:t>road-kill</w:t>
      </w:r>
      <w:r w:rsidR="00FD27B6">
        <w:rPr>
          <w:rFonts w:ascii="Times New Roman" w:eastAsia="Times New Roman" w:hAnsi="Times New Roman" w:cs="Times New Roman"/>
          <w:sz w:val="20"/>
          <w:szCs w:val="20"/>
          <w:lang w:val="en-US"/>
        </w:rPr>
        <w:t xml:space="preserve"> events</w:t>
      </w:r>
      <w:r w:rsidR="00CB0F7E" w:rsidRPr="00CB0F7E">
        <w:rPr>
          <w:rFonts w:ascii="Times New Roman" w:eastAsia="Times New Roman" w:hAnsi="Times New Roman" w:cs="Times New Roman"/>
          <w:sz w:val="20"/>
          <w:szCs w:val="20"/>
          <w:lang w:val="en-US"/>
        </w:rPr>
        <w:t xml:space="preserve"> may be important</w:t>
      </w:r>
      <w:r w:rsidR="00CB0F7E">
        <w:rPr>
          <w:rFonts w:ascii="Times New Roman" w:eastAsia="Times New Roman" w:hAnsi="Times New Roman" w:cs="Times New Roman"/>
          <w:sz w:val="20"/>
          <w:szCs w:val="20"/>
          <w:lang w:val="en-US"/>
        </w:rPr>
        <w:t xml:space="preserve"> </w:t>
      </w:r>
      <w:r w:rsidR="00CB0F7E" w:rsidRPr="00CB0F7E">
        <w:rPr>
          <w:rFonts w:ascii="Times New Roman" w:eastAsia="Times New Roman" w:hAnsi="Times New Roman" w:cs="Times New Roman"/>
          <w:sz w:val="20"/>
          <w:szCs w:val="20"/>
          <w:lang w:val="en-US"/>
        </w:rPr>
        <w:t xml:space="preserve">before </w:t>
      </w:r>
      <w:r w:rsidR="00CC50EC">
        <w:rPr>
          <w:rFonts w:ascii="Times New Roman" w:eastAsia="Times New Roman" w:hAnsi="Times New Roman" w:cs="Times New Roman"/>
          <w:sz w:val="20"/>
          <w:szCs w:val="20"/>
          <w:lang w:val="en-US"/>
        </w:rPr>
        <w:t xml:space="preserve">the </w:t>
      </w:r>
      <w:r w:rsidR="00CB0F7E" w:rsidRPr="00CB0F7E">
        <w:rPr>
          <w:rFonts w:ascii="Times New Roman" w:eastAsia="Times New Roman" w:hAnsi="Times New Roman" w:cs="Times New Roman"/>
          <w:sz w:val="20"/>
          <w:szCs w:val="20"/>
          <w:lang w:val="en-US"/>
        </w:rPr>
        <w:t>adoption of general recommendations for mitigation</w:t>
      </w:r>
      <w:r w:rsidR="005C42C5">
        <w:rPr>
          <w:rFonts w:ascii="Times New Roman" w:eastAsia="Times New Roman" w:hAnsi="Times New Roman" w:cs="Times New Roman"/>
          <w:sz w:val="20"/>
          <w:szCs w:val="20"/>
          <w:lang w:val="en-US"/>
        </w:rPr>
        <w:t>,</w:t>
      </w:r>
      <w:r w:rsidR="00CB0F7E">
        <w:rPr>
          <w:rFonts w:ascii="Times New Roman" w:eastAsia="Times New Roman" w:hAnsi="Times New Roman" w:cs="Times New Roman"/>
          <w:sz w:val="20"/>
          <w:szCs w:val="20"/>
          <w:lang w:val="en-US"/>
        </w:rPr>
        <w:t xml:space="preserve"> </w:t>
      </w:r>
      <w:r w:rsidR="005C42C5">
        <w:rPr>
          <w:rFonts w:ascii="Times New Roman" w:eastAsia="Times New Roman" w:hAnsi="Times New Roman" w:cs="Times New Roman"/>
          <w:sz w:val="20"/>
          <w:szCs w:val="20"/>
          <w:lang w:val="en-US"/>
        </w:rPr>
        <w:t>such as</w:t>
      </w:r>
      <w:r w:rsidR="00CB0F7E" w:rsidRPr="00CB0F7E">
        <w:rPr>
          <w:rFonts w:ascii="Times New Roman" w:eastAsia="Times New Roman" w:hAnsi="Times New Roman" w:cs="Times New Roman"/>
          <w:sz w:val="20"/>
          <w:szCs w:val="20"/>
          <w:lang w:val="en-US"/>
        </w:rPr>
        <w:t xml:space="preserve"> crossing structures.</w:t>
      </w:r>
      <w:r w:rsidR="00CB0F7E">
        <w:rPr>
          <w:rFonts w:ascii="Times New Roman" w:eastAsia="Times New Roman" w:hAnsi="Times New Roman" w:cs="Times New Roman"/>
          <w:sz w:val="20"/>
          <w:szCs w:val="20"/>
          <w:lang w:val="en-US"/>
        </w:rPr>
        <w:t xml:space="preserve"> </w:t>
      </w:r>
      <w:proofErr w:type="gramStart"/>
      <w:r w:rsidRPr="006060C4">
        <w:rPr>
          <w:rFonts w:ascii="Times New Roman" w:eastAsia="Times New Roman" w:hAnsi="Times New Roman" w:cs="Times New Roman"/>
          <w:sz w:val="20"/>
          <w:szCs w:val="20"/>
          <w:lang w:val="en-US"/>
        </w:rPr>
        <w:t>In order to</w:t>
      </w:r>
      <w:proofErr w:type="gramEnd"/>
      <w:r w:rsidRPr="006060C4">
        <w:rPr>
          <w:rFonts w:ascii="Times New Roman" w:eastAsia="Times New Roman" w:hAnsi="Times New Roman" w:cs="Times New Roman"/>
          <w:sz w:val="20"/>
          <w:szCs w:val="20"/>
          <w:lang w:val="en-US"/>
        </w:rPr>
        <w:t xml:space="preserve"> reduce </w:t>
      </w:r>
      <w:r w:rsidR="00FD27B6">
        <w:rPr>
          <w:rFonts w:ascii="Times New Roman" w:eastAsia="Times New Roman" w:hAnsi="Times New Roman" w:cs="Times New Roman"/>
          <w:sz w:val="20"/>
          <w:szCs w:val="20"/>
          <w:lang w:val="en-US"/>
        </w:rPr>
        <w:t xml:space="preserve">the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w:t>
      </w:r>
      <w:r w:rsidR="00FD27B6">
        <w:rPr>
          <w:rFonts w:ascii="Times New Roman" w:eastAsia="Times New Roman" w:hAnsi="Times New Roman" w:cs="Times New Roman"/>
          <w:sz w:val="20"/>
          <w:szCs w:val="20"/>
          <w:lang w:val="en-US"/>
        </w:rPr>
        <w:t xml:space="preserve">rate </w:t>
      </w:r>
      <w:r w:rsidRPr="006060C4">
        <w:rPr>
          <w:rFonts w:ascii="Times New Roman" w:eastAsia="Times New Roman" w:hAnsi="Times New Roman" w:cs="Times New Roman"/>
          <w:sz w:val="20"/>
          <w:szCs w:val="20"/>
          <w:lang w:val="en-US"/>
        </w:rPr>
        <w:t>and improve mitigation infrastructures, it is necessary to carry out fauna inventories and monitor collisions, so as to identify the areas of greatest risk and relate them to the</w:t>
      </w:r>
      <w:r w:rsidR="00C01ACB">
        <w:rPr>
          <w:rFonts w:ascii="Times New Roman" w:eastAsia="Times New Roman" w:hAnsi="Times New Roman" w:cs="Times New Roman"/>
          <w:sz w:val="20"/>
          <w:szCs w:val="20"/>
          <w:lang w:val="en-US"/>
        </w:rPr>
        <w:t>ir</w:t>
      </w:r>
      <w:r w:rsidRPr="006060C4">
        <w:rPr>
          <w:rFonts w:ascii="Times New Roman" w:eastAsia="Times New Roman" w:hAnsi="Times New Roman" w:cs="Times New Roman"/>
          <w:sz w:val="20"/>
          <w:szCs w:val="20"/>
          <w:lang w:val="en-US"/>
        </w:rPr>
        <w:t xml:space="preserve"> respective local landscape</w:t>
      </w:r>
      <w:r w:rsidR="00C01ACB">
        <w:rPr>
          <w:rFonts w:ascii="Times New Roman" w:eastAsia="Times New Roman" w:hAnsi="Times New Roman" w:cs="Times New Roman"/>
          <w:sz w:val="20"/>
          <w:szCs w:val="20"/>
          <w:lang w:val="en-US"/>
        </w:rPr>
        <w:t>s</w:t>
      </w:r>
      <w:r w:rsidRPr="006060C4">
        <w:rPr>
          <w:rFonts w:ascii="Times New Roman" w:eastAsia="Times New Roman" w:hAnsi="Times New Roman" w:cs="Times New Roman"/>
          <w:sz w:val="20"/>
          <w:szCs w:val="20"/>
          <w:lang w:val="en-US"/>
        </w:rPr>
        <w:t xml:space="preserve"> (Coelho et al., 2008).</w:t>
      </w:r>
    </w:p>
    <w:p w14:paraId="74243079" w14:textId="19530E37" w:rsidR="00AE4D19" w:rsidRDefault="00527DCE" w:rsidP="001C7682">
      <w:pPr>
        <w:spacing w:after="0" w:line="240" w:lineRule="auto"/>
        <w:ind w:firstLine="708"/>
        <w:jc w:val="both"/>
        <w:rPr>
          <w:rFonts w:ascii="Times New Roman" w:eastAsia="Times New Roman" w:hAnsi="Times New Roman" w:cs="Times New Roman"/>
          <w:sz w:val="20"/>
          <w:szCs w:val="20"/>
          <w:lang w:val="en-US"/>
        </w:rPr>
      </w:pPr>
      <w:r w:rsidRPr="003D493F">
        <w:rPr>
          <w:rFonts w:ascii="Times New Roman" w:eastAsia="Times New Roman" w:hAnsi="Times New Roman" w:cs="Times New Roman"/>
          <w:sz w:val="20"/>
          <w:szCs w:val="20"/>
          <w:lang w:val="en-US"/>
        </w:rPr>
        <w:t xml:space="preserve">The objective of </w:t>
      </w:r>
      <w:r w:rsidR="00964693" w:rsidRPr="003D493F">
        <w:rPr>
          <w:rFonts w:ascii="Times New Roman" w:eastAsia="Times New Roman" w:hAnsi="Times New Roman" w:cs="Times New Roman"/>
          <w:sz w:val="20"/>
          <w:szCs w:val="20"/>
          <w:lang w:val="en-US"/>
        </w:rPr>
        <w:t xml:space="preserve">our </w:t>
      </w:r>
      <w:r w:rsidRPr="003D493F">
        <w:rPr>
          <w:rFonts w:ascii="Times New Roman" w:eastAsia="Times New Roman" w:hAnsi="Times New Roman" w:cs="Times New Roman"/>
          <w:sz w:val="20"/>
          <w:szCs w:val="20"/>
          <w:lang w:val="en-US"/>
        </w:rPr>
        <w:t xml:space="preserve">present work was, therefore, to identify </w:t>
      </w:r>
      <w:r w:rsidR="00053798">
        <w:rPr>
          <w:rFonts w:ascii="Times New Roman" w:eastAsia="Times New Roman" w:hAnsi="Times New Roman" w:cs="Times New Roman"/>
          <w:sz w:val="20"/>
          <w:szCs w:val="20"/>
          <w:lang w:val="en-US"/>
        </w:rPr>
        <w:t xml:space="preserve">the </w:t>
      </w:r>
      <w:r w:rsidRPr="003D493F">
        <w:rPr>
          <w:rFonts w:ascii="Times New Roman" w:eastAsia="Times New Roman" w:hAnsi="Times New Roman" w:cs="Times New Roman"/>
          <w:sz w:val="20"/>
          <w:szCs w:val="20"/>
          <w:lang w:val="en-US"/>
        </w:rPr>
        <w:t xml:space="preserve">seasonal factors </w:t>
      </w:r>
      <w:r w:rsidR="00053798">
        <w:rPr>
          <w:rFonts w:ascii="Times New Roman" w:eastAsia="Times New Roman" w:hAnsi="Times New Roman" w:cs="Times New Roman"/>
          <w:sz w:val="20"/>
          <w:szCs w:val="20"/>
          <w:lang w:val="en-US"/>
        </w:rPr>
        <w:t xml:space="preserve">that </w:t>
      </w:r>
      <w:r w:rsidRPr="003D493F">
        <w:rPr>
          <w:rFonts w:ascii="Times New Roman" w:eastAsia="Times New Roman" w:hAnsi="Times New Roman" w:cs="Times New Roman"/>
          <w:sz w:val="20"/>
          <w:szCs w:val="20"/>
          <w:lang w:val="en-US"/>
        </w:rPr>
        <w:t xml:space="preserve">most influence </w:t>
      </w:r>
      <w:r w:rsidR="005C42C5">
        <w:rPr>
          <w:rFonts w:ascii="Times New Roman" w:eastAsia="Times New Roman" w:hAnsi="Times New Roman" w:cs="Times New Roman"/>
          <w:sz w:val="20"/>
          <w:szCs w:val="20"/>
          <w:lang w:val="en-US"/>
        </w:rPr>
        <w:t>vertebrate</w:t>
      </w:r>
      <w:r w:rsidRPr="003D493F">
        <w:rPr>
          <w:rFonts w:ascii="Times New Roman" w:eastAsia="Times New Roman" w:hAnsi="Times New Roman" w:cs="Times New Roman"/>
          <w:sz w:val="20"/>
          <w:szCs w:val="20"/>
          <w:lang w:val="en-US"/>
        </w:rPr>
        <w:t xml:space="preserve"> </w:t>
      </w:r>
      <w:r w:rsidR="00300B5A">
        <w:rPr>
          <w:rFonts w:ascii="Times New Roman" w:eastAsia="Times New Roman" w:hAnsi="Times New Roman" w:cs="Times New Roman"/>
          <w:sz w:val="20"/>
          <w:szCs w:val="20"/>
          <w:lang w:val="en-US"/>
        </w:rPr>
        <w:t>road-kill</w:t>
      </w:r>
      <w:r w:rsidR="003D1A10">
        <w:rPr>
          <w:rFonts w:ascii="Times New Roman" w:eastAsia="Times New Roman" w:hAnsi="Times New Roman" w:cs="Times New Roman"/>
          <w:sz w:val="20"/>
          <w:szCs w:val="20"/>
          <w:lang w:val="en-US"/>
        </w:rPr>
        <w:t xml:space="preserve"> event</w:t>
      </w:r>
      <w:r w:rsidR="00ED3CCC">
        <w:rPr>
          <w:rFonts w:ascii="Times New Roman" w:eastAsia="Times New Roman" w:hAnsi="Times New Roman" w:cs="Times New Roman"/>
          <w:sz w:val="20"/>
          <w:szCs w:val="20"/>
          <w:lang w:val="en-US"/>
        </w:rPr>
        <w:t>s</w:t>
      </w:r>
      <w:r w:rsidRPr="003D493F">
        <w:rPr>
          <w:rFonts w:ascii="Times New Roman" w:eastAsia="Times New Roman" w:hAnsi="Times New Roman" w:cs="Times New Roman"/>
          <w:sz w:val="20"/>
          <w:szCs w:val="20"/>
          <w:lang w:val="en-US"/>
        </w:rPr>
        <w:t xml:space="preserve"> in a </w:t>
      </w:r>
      <w:r w:rsidR="001C7682" w:rsidRPr="003D493F">
        <w:rPr>
          <w:rFonts w:ascii="Times New Roman" w:eastAsia="Times New Roman" w:hAnsi="Times New Roman" w:cs="Times New Roman"/>
          <w:sz w:val="20"/>
          <w:szCs w:val="20"/>
          <w:lang w:val="en-US"/>
        </w:rPr>
        <w:t>semiarid</w:t>
      </w:r>
      <w:r w:rsidRPr="003D493F">
        <w:rPr>
          <w:rFonts w:ascii="Times New Roman" w:eastAsia="Times New Roman" w:hAnsi="Times New Roman" w:cs="Times New Roman"/>
          <w:sz w:val="20"/>
          <w:szCs w:val="20"/>
          <w:lang w:val="en-US"/>
        </w:rPr>
        <w:t xml:space="preserve"> environment</w:t>
      </w:r>
      <w:r w:rsidR="005C42C5">
        <w:rPr>
          <w:rFonts w:ascii="Times New Roman" w:eastAsia="Times New Roman" w:hAnsi="Times New Roman" w:cs="Times New Roman"/>
          <w:sz w:val="20"/>
          <w:szCs w:val="20"/>
          <w:lang w:val="en-US"/>
        </w:rPr>
        <w:t xml:space="preserve"> </w:t>
      </w:r>
      <w:proofErr w:type="gramStart"/>
      <w:r w:rsidR="00ED3CCC">
        <w:rPr>
          <w:rFonts w:ascii="Times New Roman" w:eastAsia="Times New Roman" w:hAnsi="Times New Roman" w:cs="Times New Roman"/>
          <w:sz w:val="20"/>
          <w:szCs w:val="20"/>
          <w:lang w:val="en-US"/>
        </w:rPr>
        <w:t xml:space="preserve">so as </w:t>
      </w:r>
      <w:r w:rsidRPr="003D493F">
        <w:rPr>
          <w:rFonts w:ascii="Times New Roman" w:eastAsia="Times New Roman" w:hAnsi="Times New Roman" w:cs="Times New Roman"/>
          <w:sz w:val="20"/>
          <w:szCs w:val="20"/>
          <w:lang w:val="en-US"/>
        </w:rPr>
        <w:t>to</w:t>
      </w:r>
      <w:proofErr w:type="gramEnd"/>
      <w:r w:rsidRPr="003D493F">
        <w:rPr>
          <w:rFonts w:ascii="Times New Roman" w:eastAsia="Times New Roman" w:hAnsi="Times New Roman" w:cs="Times New Roman"/>
          <w:sz w:val="20"/>
          <w:szCs w:val="20"/>
          <w:lang w:val="en-US"/>
        </w:rPr>
        <w:t xml:space="preserve"> estimate the annual </w:t>
      </w:r>
      <w:r w:rsidR="00300B5A">
        <w:rPr>
          <w:rFonts w:ascii="Times New Roman" w:eastAsia="Times New Roman" w:hAnsi="Times New Roman" w:cs="Times New Roman"/>
          <w:sz w:val="20"/>
          <w:szCs w:val="20"/>
          <w:lang w:val="en-US"/>
        </w:rPr>
        <w:t>road-kill</w:t>
      </w:r>
      <w:r w:rsidR="00C700FE" w:rsidRPr="003D493F">
        <w:rPr>
          <w:rFonts w:ascii="Times New Roman" w:eastAsia="Times New Roman" w:hAnsi="Times New Roman" w:cs="Times New Roman"/>
          <w:sz w:val="20"/>
          <w:szCs w:val="20"/>
          <w:lang w:val="en-US"/>
        </w:rPr>
        <w:t xml:space="preserve"> </w:t>
      </w:r>
      <w:r w:rsidRPr="003D493F">
        <w:rPr>
          <w:rFonts w:ascii="Times New Roman" w:eastAsia="Times New Roman" w:hAnsi="Times New Roman" w:cs="Times New Roman"/>
          <w:sz w:val="20"/>
          <w:szCs w:val="20"/>
          <w:lang w:val="en-US"/>
        </w:rPr>
        <w:t>rate</w:t>
      </w:r>
      <w:r w:rsidR="00CB0F7E" w:rsidRPr="003D493F">
        <w:rPr>
          <w:rFonts w:ascii="Times New Roman" w:eastAsia="Times New Roman" w:hAnsi="Times New Roman" w:cs="Times New Roman"/>
          <w:sz w:val="20"/>
          <w:szCs w:val="20"/>
          <w:lang w:val="en-US"/>
        </w:rPr>
        <w:t xml:space="preserve"> and identify the location of road-kill hotspots.</w:t>
      </w:r>
      <w:r w:rsidRPr="003D493F">
        <w:rPr>
          <w:rFonts w:ascii="Times New Roman" w:eastAsia="Times New Roman" w:hAnsi="Times New Roman" w:cs="Times New Roman"/>
          <w:sz w:val="20"/>
          <w:szCs w:val="20"/>
          <w:lang w:val="en-US"/>
        </w:rPr>
        <w:t xml:space="preserve"> </w:t>
      </w:r>
      <w:r w:rsidR="00AE4D19" w:rsidRPr="003D493F">
        <w:rPr>
          <w:rFonts w:ascii="Times New Roman" w:eastAsia="Times New Roman" w:hAnsi="Times New Roman" w:cs="Times New Roman"/>
          <w:sz w:val="20"/>
          <w:szCs w:val="20"/>
          <w:lang w:val="en-US"/>
        </w:rPr>
        <w:t xml:space="preserve">We believe that in this environment, </w:t>
      </w:r>
      <w:r w:rsidR="00053798">
        <w:rPr>
          <w:rFonts w:ascii="Times New Roman" w:eastAsia="Times New Roman" w:hAnsi="Times New Roman" w:cs="Times New Roman"/>
          <w:sz w:val="20"/>
          <w:szCs w:val="20"/>
          <w:lang w:val="en-US"/>
        </w:rPr>
        <w:t>precipitation</w:t>
      </w:r>
      <w:r w:rsidR="00AE4D19" w:rsidRPr="003D493F">
        <w:rPr>
          <w:rFonts w:ascii="Times New Roman" w:eastAsia="Times New Roman" w:hAnsi="Times New Roman" w:cs="Times New Roman"/>
          <w:sz w:val="20"/>
          <w:szCs w:val="20"/>
          <w:lang w:val="en-US"/>
        </w:rPr>
        <w:t xml:space="preserve"> seasonality interferes </w:t>
      </w:r>
      <w:r w:rsidR="00053798">
        <w:rPr>
          <w:rFonts w:ascii="Times New Roman" w:eastAsia="Times New Roman" w:hAnsi="Times New Roman" w:cs="Times New Roman"/>
          <w:sz w:val="20"/>
          <w:szCs w:val="20"/>
          <w:lang w:val="en-US"/>
        </w:rPr>
        <w:t>with</w:t>
      </w:r>
      <w:r w:rsidR="00AE4D19" w:rsidRPr="003D493F">
        <w:rPr>
          <w:rFonts w:ascii="Times New Roman" w:eastAsia="Times New Roman" w:hAnsi="Times New Roman" w:cs="Times New Roman"/>
          <w:sz w:val="20"/>
          <w:szCs w:val="20"/>
          <w:lang w:val="en-US"/>
        </w:rPr>
        <w:t xml:space="preserve"> the behavior of the fauna, inducing or not the collisions.</w:t>
      </w:r>
    </w:p>
    <w:p w14:paraId="0B2F326C" w14:textId="16DE974B" w:rsidR="00AE4D19" w:rsidRDefault="00AE4D19" w:rsidP="001C7682">
      <w:pPr>
        <w:spacing w:after="0" w:line="240" w:lineRule="auto"/>
        <w:ind w:firstLine="708"/>
        <w:jc w:val="both"/>
        <w:rPr>
          <w:rFonts w:ascii="Times New Roman" w:eastAsia="Times New Roman" w:hAnsi="Times New Roman" w:cs="Times New Roman"/>
          <w:sz w:val="20"/>
          <w:szCs w:val="20"/>
          <w:lang w:val="en-US"/>
        </w:rPr>
      </w:pPr>
    </w:p>
    <w:p w14:paraId="745EE45F" w14:textId="77777777" w:rsidR="004A596D" w:rsidRPr="006060C4" w:rsidRDefault="004A596D" w:rsidP="001C7682">
      <w:pPr>
        <w:spacing w:after="0" w:line="240" w:lineRule="auto"/>
        <w:ind w:firstLine="708"/>
        <w:jc w:val="both"/>
        <w:rPr>
          <w:rFonts w:ascii="Times New Roman" w:eastAsia="Times New Roman" w:hAnsi="Times New Roman" w:cs="Times New Roman"/>
          <w:sz w:val="20"/>
          <w:szCs w:val="20"/>
          <w:lang w:val="en-US"/>
        </w:rPr>
      </w:pPr>
    </w:p>
    <w:p w14:paraId="5F556ED5" w14:textId="3AA48FDF" w:rsidR="00E771BE" w:rsidRPr="006060C4" w:rsidRDefault="00A979E2">
      <w:pPr>
        <w:spacing w:after="0" w:line="240" w:lineRule="auto"/>
        <w:jc w:val="both"/>
        <w:rPr>
          <w:rFonts w:ascii="Times New Roman" w:eastAsia="Times New Roman" w:hAnsi="Times New Roman" w:cs="Times New Roman"/>
          <w:b/>
          <w:sz w:val="20"/>
          <w:szCs w:val="20"/>
          <w:lang w:val="en-US"/>
        </w:rPr>
      </w:pPr>
      <w:r w:rsidRPr="006060C4">
        <w:rPr>
          <w:rFonts w:ascii="Times New Roman" w:eastAsia="Times New Roman" w:hAnsi="Times New Roman" w:cs="Times New Roman"/>
          <w:b/>
          <w:sz w:val="20"/>
          <w:szCs w:val="20"/>
          <w:lang w:val="en-US"/>
        </w:rPr>
        <w:t>2 STUDY AREA</w:t>
      </w:r>
    </w:p>
    <w:p w14:paraId="6B89C927" w14:textId="77777777" w:rsidR="00E771BE" w:rsidRPr="006060C4" w:rsidRDefault="00E771BE">
      <w:pPr>
        <w:spacing w:after="0" w:line="240" w:lineRule="auto"/>
        <w:jc w:val="both"/>
        <w:rPr>
          <w:rFonts w:ascii="Times New Roman" w:eastAsia="Times New Roman" w:hAnsi="Times New Roman" w:cs="Times New Roman"/>
          <w:b/>
          <w:sz w:val="20"/>
          <w:szCs w:val="20"/>
          <w:lang w:val="en-US"/>
        </w:rPr>
      </w:pPr>
    </w:p>
    <w:p w14:paraId="1FF6CCF7" w14:textId="60CB24AC" w:rsidR="00E771BE" w:rsidRPr="006060C4" w:rsidRDefault="00527DCE">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The study was carried out on 40 km of the BR-122 </w:t>
      </w:r>
      <w:r w:rsidR="00ED3CCC">
        <w:rPr>
          <w:rFonts w:ascii="Times New Roman" w:eastAsia="Times New Roman" w:hAnsi="Times New Roman" w:cs="Times New Roman"/>
          <w:sz w:val="20"/>
          <w:szCs w:val="20"/>
          <w:lang w:val="en-US"/>
        </w:rPr>
        <w:t>highway</w:t>
      </w:r>
      <w:r w:rsidRPr="006060C4">
        <w:rPr>
          <w:rFonts w:ascii="Times New Roman" w:eastAsia="Times New Roman" w:hAnsi="Times New Roman" w:cs="Times New Roman"/>
          <w:sz w:val="20"/>
          <w:szCs w:val="20"/>
          <w:lang w:val="en-US"/>
        </w:rPr>
        <w:t xml:space="preserve">, located in </w:t>
      </w:r>
      <w:r w:rsidR="008F7F47">
        <w:rPr>
          <w:rFonts w:ascii="Times New Roman" w:eastAsia="Times New Roman" w:hAnsi="Times New Roman" w:cs="Times New Roman"/>
          <w:sz w:val="20"/>
          <w:szCs w:val="20"/>
          <w:lang w:val="en-US"/>
        </w:rPr>
        <w:t>n</w:t>
      </w:r>
      <w:r w:rsidRPr="006060C4">
        <w:rPr>
          <w:rFonts w:ascii="Times New Roman" w:eastAsia="Times New Roman" w:hAnsi="Times New Roman" w:cs="Times New Roman"/>
          <w:sz w:val="20"/>
          <w:szCs w:val="20"/>
          <w:lang w:val="en-US"/>
        </w:rPr>
        <w:t>ortheast Brazil</w:t>
      </w:r>
      <w:r w:rsidR="00DA2A4B">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between the cities of </w:t>
      </w:r>
      <w:proofErr w:type="spellStart"/>
      <w:r w:rsidRPr="006060C4">
        <w:rPr>
          <w:rFonts w:ascii="Times New Roman" w:eastAsia="Times New Roman" w:hAnsi="Times New Roman" w:cs="Times New Roman"/>
          <w:sz w:val="20"/>
          <w:szCs w:val="20"/>
          <w:lang w:val="en-US"/>
        </w:rPr>
        <w:t>Quixadá</w:t>
      </w:r>
      <w:proofErr w:type="spellEnd"/>
      <w:r w:rsidRPr="006060C4">
        <w:rPr>
          <w:rFonts w:ascii="Times New Roman" w:eastAsia="Times New Roman" w:hAnsi="Times New Roman" w:cs="Times New Roman"/>
          <w:sz w:val="20"/>
          <w:szCs w:val="20"/>
          <w:lang w:val="en-US"/>
        </w:rPr>
        <w:t xml:space="preserve"> and </w:t>
      </w:r>
      <w:proofErr w:type="spellStart"/>
      <w:r w:rsidRPr="006060C4">
        <w:rPr>
          <w:rFonts w:ascii="Times New Roman" w:eastAsia="Times New Roman" w:hAnsi="Times New Roman" w:cs="Times New Roman"/>
          <w:sz w:val="20"/>
          <w:szCs w:val="20"/>
          <w:lang w:val="en-US"/>
        </w:rPr>
        <w:t>Ibaretama</w:t>
      </w:r>
      <w:proofErr w:type="spellEnd"/>
      <w:r w:rsidR="00354241">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w:t>
      </w:r>
      <w:r w:rsidR="006E435F">
        <w:rPr>
          <w:rFonts w:ascii="Times New Roman" w:eastAsia="Times New Roman" w:hAnsi="Times New Roman" w:cs="Times New Roman"/>
          <w:sz w:val="20"/>
          <w:szCs w:val="20"/>
          <w:lang w:val="en-US"/>
        </w:rPr>
        <w:t xml:space="preserve">in the state of </w:t>
      </w:r>
      <w:proofErr w:type="spellStart"/>
      <w:proofErr w:type="gramStart"/>
      <w:r w:rsidRPr="006060C4">
        <w:rPr>
          <w:rFonts w:ascii="Times New Roman" w:eastAsia="Times New Roman" w:hAnsi="Times New Roman" w:cs="Times New Roman"/>
          <w:sz w:val="20"/>
          <w:szCs w:val="20"/>
          <w:lang w:val="en-US"/>
        </w:rPr>
        <w:t>Ceará</w:t>
      </w:r>
      <w:proofErr w:type="spellEnd"/>
      <w:r w:rsidR="00354241">
        <w:rPr>
          <w:rFonts w:ascii="Times New Roman" w:eastAsia="Times New Roman" w:hAnsi="Times New Roman" w:cs="Times New Roman"/>
          <w:sz w:val="20"/>
          <w:szCs w:val="20"/>
          <w:lang w:val="en-US"/>
        </w:rPr>
        <w:t>(</w:t>
      </w:r>
      <w:proofErr w:type="gramEnd"/>
      <w:r w:rsidRPr="006060C4">
        <w:rPr>
          <w:rFonts w:ascii="Times New Roman" w:eastAsia="Times New Roman" w:hAnsi="Times New Roman" w:cs="Times New Roman"/>
          <w:sz w:val="20"/>
          <w:szCs w:val="20"/>
          <w:lang w:val="en-US"/>
        </w:rPr>
        <w:t xml:space="preserve">Fig. </w:t>
      </w:r>
      <w:r w:rsidR="00354241">
        <w:rPr>
          <w:rFonts w:ascii="Times New Roman" w:eastAsia="Times New Roman" w:hAnsi="Times New Roman" w:cs="Times New Roman"/>
          <w:sz w:val="20"/>
          <w:szCs w:val="20"/>
          <w:lang w:val="en-US"/>
        </w:rPr>
        <w:t>1</w:t>
      </w:r>
      <w:r w:rsidRPr="006060C4">
        <w:rPr>
          <w:rFonts w:ascii="Times New Roman" w:eastAsia="Times New Roman" w:hAnsi="Times New Roman" w:cs="Times New Roman"/>
          <w:sz w:val="20"/>
          <w:szCs w:val="20"/>
          <w:lang w:val="en-US"/>
        </w:rPr>
        <w:t xml:space="preserve">). The study area crosses 9 km of </w:t>
      </w:r>
      <w:r w:rsidRPr="003D493F">
        <w:rPr>
          <w:rFonts w:ascii="Times New Roman" w:eastAsia="Times New Roman" w:hAnsi="Times New Roman" w:cs="Times New Roman"/>
          <w:sz w:val="20"/>
          <w:szCs w:val="20"/>
          <w:lang w:val="en-US"/>
        </w:rPr>
        <w:t xml:space="preserve">the </w:t>
      </w:r>
      <w:proofErr w:type="spellStart"/>
      <w:r w:rsidRPr="003D493F">
        <w:rPr>
          <w:rFonts w:ascii="Times New Roman" w:eastAsia="Times New Roman" w:hAnsi="Times New Roman" w:cs="Times New Roman"/>
          <w:sz w:val="20"/>
          <w:szCs w:val="20"/>
          <w:lang w:val="en-US"/>
        </w:rPr>
        <w:t>Quixadá</w:t>
      </w:r>
      <w:proofErr w:type="spellEnd"/>
      <w:r w:rsidRPr="003D493F">
        <w:rPr>
          <w:rFonts w:ascii="Times New Roman" w:eastAsia="Times New Roman" w:hAnsi="Times New Roman" w:cs="Times New Roman"/>
          <w:sz w:val="20"/>
          <w:szCs w:val="20"/>
          <w:lang w:val="en-US"/>
        </w:rPr>
        <w:t xml:space="preserve"> Monoliths</w:t>
      </w:r>
      <w:r w:rsidR="007C1AAF">
        <w:rPr>
          <w:rFonts w:ascii="Times New Roman" w:eastAsia="Times New Roman" w:hAnsi="Times New Roman" w:cs="Times New Roman"/>
          <w:sz w:val="20"/>
          <w:szCs w:val="20"/>
          <w:lang w:val="en-US"/>
        </w:rPr>
        <w:t xml:space="preserve"> Natural Monument</w:t>
      </w:r>
      <w:r w:rsidRPr="003D493F">
        <w:rPr>
          <w:rFonts w:ascii="Times New Roman" w:eastAsia="Times New Roman" w:hAnsi="Times New Roman" w:cs="Times New Roman"/>
          <w:sz w:val="20"/>
          <w:szCs w:val="20"/>
          <w:lang w:val="en-US"/>
        </w:rPr>
        <w:t>.</w:t>
      </w:r>
    </w:p>
    <w:p w14:paraId="5A21D381" w14:textId="5F1AD8DC" w:rsidR="00E771BE" w:rsidRDefault="00E771BE">
      <w:pPr>
        <w:spacing w:after="0" w:line="240" w:lineRule="auto"/>
        <w:ind w:firstLine="708"/>
        <w:jc w:val="both"/>
        <w:rPr>
          <w:rFonts w:ascii="Times New Roman" w:eastAsia="Times New Roman" w:hAnsi="Times New Roman" w:cs="Times New Roman"/>
          <w:sz w:val="20"/>
          <w:szCs w:val="20"/>
          <w:lang w:val="en-US"/>
        </w:rPr>
      </w:pPr>
    </w:p>
    <w:p w14:paraId="76CA4947" w14:textId="1EB399FC" w:rsidR="00E27365" w:rsidRDefault="00E27365">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B272C2A" wp14:editId="7A963B9E">
            <wp:extent cx="5400040" cy="2995930"/>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inline>
        </w:drawing>
      </w:r>
    </w:p>
    <w:p w14:paraId="69F62A0C" w14:textId="64AB7BCC" w:rsidR="00E771BE" w:rsidRPr="006060C4" w:rsidRDefault="00527DCE">
      <w:pPr>
        <w:spacing w:after="0" w:line="240" w:lineRule="auto"/>
        <w:ind w:firstLine="142"/>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b/>
          <w:sz w:val="20"/>
          <w:szCs w:val="20"/>
          <w:lang w:val="en-US"/>
        </w:rPr>
        <w:t>Fig</w:t>
      </w:r>
      <w:r w:rsidR="00EE46EA">
        <w:rPr>
          <w:rFonts w:ascii="Times New Roman" w:eastAsia="Times New Roman" w:hAnsi="Times New Roman" w:cs="Times New Roman"/>
          <w:b/>
          <w:sz w:val="20"/>
          <w:szCs w:val="20"/>
          <w:lang w:val="en-US"/>
        </w:rPr>
        <w:t>ure</w:t>
      </w:r>
      <w:r w:rsidRPr="006060C4">
        <w:rPr>
          <w:rFonts w:ascii="Times New Roman" w:eastAsia="Times New Roman" w:hAnsi="Times New Roman" w:cs="Times New Roman"/>
          <w:b/>
          <w:sz w:val="20"/>
          <w:szCs w:val="20"/>
          <w:lang w:val="en-US"/>
        </w:rPr>
        <w:t xml:space="preserve"> 1. </w:t>
      </w:r>
      <w:r w:rsidRPr="006060C4">
        <w:rPr>
          <w:rFonts w:ascii="Times New Roman" w:eastAsia="Times New Roman" w:hAnsi="Times New Roman" w:cs="Times New Roman"/>
          <w:sz w:val="20"/>
          <w:szCs w:val="20"/>
          <w:lang w:val="en-US"/>
        </w:rPr>
        <w:t>Location of the study area.</w:t>
      </w:r>
    </w:p>
    <w:p w14:paraId="23B80473" w14:textId="77777777" w:rsidR="00E771BE" w:rsidRPr="006060C4" w:rsidRDefault="00E771BE">
      <w:pPr>
        <w:spacing w:after="0" w:line="240" w:lineRule="auto"/>
        <w:jc w:val="both"/>
        <w:rPr>
          <w:rFonts w:ascii="Times New Roman" w:eastAsia="Times New Roman" w:hAnsi="Times New Roman" w:cs="Times New Roman"/>
          <w:sz w:val="20"/>
          <w:szCs w:val="20"/>
          <w:lang w:val="en-US"/>
        </w:rPr>
      </w:pPr>
    </w:p>
    <w:p w14:paraId="658F6D71" w14:textId="35BDC623" w:rsidR="00E771BE" w:rsidRPr="006060C4" w:rsidRDefault="00527DCE">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This road stretch </w:t>
      </w:r>
      <w:r w:rsidR="00072A11">
        <w:rPr>
          <w:rFonts w:ascii="Times New Roman" w:eastAsia="Times New Roman" w:hAnsi="Times New Roman" w:cs="Times New Roman"/>
          <w:sz w:val="20"/>
          <w:szCs w:val="20"/>
          <w:lang w:val="en-US"/>
        </w:rPr>
        <w:t>consists</w:t>
      </w:r>
      <w:r w:rsidR="003D493F">
        <w:rPr>
          <w:rFonts w:ascii="Times New Roman" w:eastAsia="Times New Roman" w:hAnsi="Times New Roman" w:cs="Times New Roman"/>
          <w:sz w:val="20"/>
          <w:szCs w:val="20"/>
          <w:lang w:val="en-US"/>
        </w:rPr>
        <w:t xml:space="preserve"> of</w:t>
      </w:r>
      <w:r w:rsidRPr="006060C4">
        <w:rPr>
          <w:rFonts w:ascii="Times New Roman" w:eastAsia="Times New Roman" w:hAnsi="Times New Roman" w:cs="Times New Roman"/>
          <w:sz w:val="20"/>
          <w:szCs w:val="20"/>
          <w:lang w:val="en-US"/>
        </w:rPr>
        <w:t xml:space="preserve"> two-way traffic with regular conditions, a narrow shoulder, horizontal signs in good conditions and vertical signs in regular conditions. The study area is inserted in the climatic context of the Brazilian </w:t>
      </w:r>
      <w:r w:rsidR="001C7682">
        <w:rPr>
          <w:rFonts w:ascii="Times New Roman" w:eastAsia="Times New Roman" w:hAnsi="Times New Roman" w:cs="Times New Roman"/>
          <w:sz w:val="20"/>
          <w:szCs w:val="20"/>
          <w:lang w:val="en-US"/>
        </w:rPr>
        <w:t>semiarid</w:t>
      </w:r>
      <w:r w:rsidRPr="006060C4">
        <w:rPr>
          <w:rFonts w:ascii="Times New Roman" w:eastAsia="Times New Roman" w:hAnsi="Times New Roman" w:cs="Times New Roman"/>
          <w:sz w:val="20"/>
          <w:szCs w:val="20"/>
          <w:lang w:val="en-US"/>
        </w:rPr>
        <w:t xml:space="preserve">, in the seasonal tropical savanna biome (Coutinho, 2016) and in the Caatinga </w:t>
      </w:r>
      <w:r w:rsidR="00D92893">
        <w:rPr>
          <w:rFonts w:ascii="Times New Roman" w:eastAsia="Times New Roman" w:hAnsi="Times New Roman" w:cs="Times New Roman"/>
          <w:sz w:val="20"/>
          <w:szCs w:val="20"/>
          <w:lang w:val="en-US"/>
        </w:rPr>
        <w:t xml:space="preserve">area </w:t>
      </w:r>
      <w:r w:rsidRPr="006060C4">
        <w:rPr>
          <w:rFonts w:ascii="Times New Roman" w:eastAsia="Times New Roman" w:hAnsi="Times New Roman" w:cs="Times New Roman"/>
          <w:sz w:val="20"/>
          <w:szCs w:val="20"/>
          <w:lang w:val="en-US"/>
        </w:rPr>
        <w:t xml:space="preserve">(regional nomenclature for tropical savanna), with open and dense shrub physiognomies in addition to special environments such as riparian forest and </w:t>
      </w:r>
      <w:proofErr w:type="spellStart"/>
      <w:r w:rsidRPr="006060C4">
        <w:rPr>
          <w:rFonts w:ascii="Times New Roman" w:eastAsia="Times New Roman" w:hAnsi="Times New Roman" w:cs="Times New Roman"/>
          <w:sz w:val="20"/>
          <w:szCs w:val="20"/>
          <w:lang w:val="en-US"/>
        </w:rPr>
        <w:t>rupicolous</w:t>
      </w:r>
      <w:proofErr w:type="spellEnd"/>
      <w:r w:rsidRPr="006060C4">
        <w:rPr>
          <w:rFonts w:ascii="Times New Roman" w:eastAsia="Times New Roman" w:hAnsi="Times New Roman" w:cs="Times New Roman"/>
          <w:sz w:val="20"/>
          <w:szCs w:val="20"/>
          <w:lang w:val="en-US"/>
        </w:rPr>
        <w:t xml:space="preserve"> vegetation (Moro et al., 2015).</w:t>
      </w:r>
    </w:p>
    <w:p w14:paraId="4A6674B2" w14:textId="016DF051" w:rsidR="00E771BE" w:rsidRDefault="00527DCE">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The average annual rainfall is 751 mm and a seasonality caused by the compartmentalization in two </w:t>
      </w:r>
      <w:proofErr w:type="spellStart"/>
      <w:r w:rsidRPr="006060C4">
        <w:rPr>
          <w:rFonts w:ascii="Times New Roman" w:eastAsia="Times New Roman" w:hAnsi="Times New Roman" w:cs="Times New Roman"/>
          <w:sz w:val="20"/>
          <w:szCs w:val="20"/>
          <w:lang w:val="en-US"/>
        </w:rPr>
        <w:t>pluviometric</w:t>
      </w:r>
      <w:proofErr w:type="spellEnd"/>
      <w:r w:rsidRPr="006060C4">
        <w:rPr>
          <w:rFonts w:ascii="Times New Roman" w:eastAsia="Times New Roman" w:hAnsi="Times New Roman" w:cs="Times New Roman"/>
          <w:sz w:val="20"/>
          <w:szCs w:val="20"/>
          <w:lang w:val="en-US"/>
        </w:rPr>
        <w:t xml:space="preserve"> seasons is characteristic of the region: the first semester is rainy (89.6%), with a peak between February and May, while there is drought in the second semester. Monthly relative humidity varies between 45 and 80%. Temperatures are high, annual thermal amplitude is reduced (26º and 29ºC); at the same time, there is a significant daily thermal amplitude (33 and 23°C) and high evapotranspiration rate, which implies an annual water deficit. Surface water bodies have an intermittent regime and water mirrors only during the rainy period and in the first months of the dry season (</w:t>
      </w:r>
      <w:r w:rsidR="004A6AE1">
        <w:rPr>
          <w:rFonts w:ascii="Times New Roman" w:eastAsia="Times New Roman" w:hAnsi="Times New Roman" w:cs="Times New Roman"/>
          <w:sz w:val="20"/>
          <w:szCs w:val="20"/>
          <w:lang w:val="en-US"/>
        </w:rPr>
        <w:t>Zhang</w:t>
      </w:r>
      <w:r w:rsidRPr="006060C4">
        <w:rPr>
          <w:rFonts w:ascii="Times New Roman" w:eastAsia="Times New Roman" w:hAnsi="Times New Roman" w:cs="Times New Roman"/>
          <w:sz w:val="20"/>
          <w:szCs w:val="20"/>
          <w:lang w:val="en-US"/>
        </w:rPr>
        <w:t xml:space="preserve"> et al., 20</w:t>
      </w:r>
      <w:r w:rsidR="004A6AE1">
        <w:rPr>
          <w:rFonts w:ascii="Times New Roman" w:eastAsia="Times New Roman" w:hAnsi="Times New Roman" w:cs="Times New Roman"/>
          <w:sz w:val="20"/>
          <w:szCs w:val="20"/>
          <w:lang w:val="en-US"/>
        </w:rPr>
        <w:t>16</w:t>
      </w:r>
      <w:r w:rsidRPr="006060C4">
        <w:rPr>
          <w:rFonts w:ascii="Times New Roman" w:eastAsia="Times New Roman" w:hAnsi="Times New Roman" w:cs="Times New Roman"/>
          <w:sz w:val="20"/>
          <w:szCs w:val="20"/>
          <w:lang w:val="en-US"/>
        </w:rPr>
        <w:t xml:space="preserve">). As for land use, there are plantations, pastures, small rural communities, urban </w:t>
      </w:r>
      <w:proofErr w:type="gramStart"/>
      <w:r w:rsidRPr="006060C4">
        <w:rPr>
          <w:rFonts w:ascii="Times New Roman" w:eastAsia="Times New Roman" w:hAnsi="Times New Roman" w:cs="Times New Roman"/>
          <w:sz w:val="20"/>
          <w:szCs w:val="20"/>
          <w:lang w:val="en-US"/>
        </w:rPr>
        <w:t>stretches</w:t>
      </w:r>
      <w:proofErr w:type="gramEnd"/>
      <w:r w:rsidRPr="006060C4">
        <w:rPr>
          <w:rFonts w:ascii="Times New Roman" w:eastAsia="Times New Roman" w:hAnsi="Times New Roman" w:cs="Times New Roman"/>
          <w:sz w:val="20"/>
          <w:szCs w:val="20"/>
          <w:lang w:val="en-US"/>
        </w:rPr>
        <w:t xml:space="preserve"> and mining areas</w:t>
      </w:r>
      <w:r w:rsidR="00757129">
        <w:rPr>
          <w:rFonts w:ascii="Times New Roman" w:eastAsia="Times New Roman" w:hAnsi="Times New Roman" w:cs="Times New Roman"/>
          <w:sz w:val="20"/>
          <w:szCs w:val="20"/>
          <w:lang w:val="en-US"/>
        </w:rPr>
        <w:t xml:space="preserve"> (Appendix </w:t>
      </w:r>
      <w:r w:rsidR="00803E4B">
        <w:rPr>
          <w:rFonts w:ascii="Times New Roman" w:eastAsia="Times New Roman" w:hAnsi="Times New Roman" w:cs="Times New Roman"/>
          <w:sz w:val="20"/>
          <w:szCs w:val="20"/>
          <w:lang w:val="en-US"/>
        </w:rPr>
        <w:t>S1</w:t>
      </w:r>
      <w:r w:rsidR="00757129">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The wild fauna to be found is characterized predominantly by small-and-medium-sized species of wide </w:t>
      </w:r>
      <w:r w:rsidRPr="006060C4">
        <w:rPr>
          <w:rFonts w:ascii="Times New Roman" w:eastAsia="Times New Roman" w:hAnsi="Times New Roman" w:cs="Times New Roman"/>
          <w:sz w:val="20"/>
          <w:szCs w:val="20"/>
          <w:lang w:val="en-US"/>
        </w:rPr>
        <w:lastRenderedPageBreak/>
        <w:t xml:space="preserve">distribution and with generalist habits, such as </w:t>
      </w:r>
      <w:proofErr w:type="spellStart"/>
      <w:r w:rsidRPr="006060C4">
        <w:rPr>
          <w:rFonts w:ascii="Times New Roman" w:eastAsia="Times New Roman" w:hAnsi="Times New Roman" w:cs="Times New Roman"/>
          <w:i/>
          <w:sz w:val="20"/>
          <w:szCs w:val="20"/>
          <w:lang w:val="en-US"/>
        </w:rPr>
        <w:t>Rhinella</w:t>
      </w:r>
      <w:proofErr w:type="spellEnd"/>
      <w:r w:rsidR="001726EF">
        <w:rPr>
          <w:rFonts w:ascii="Times New Roman" w:eastAsia="Times New Roman" w:hAnsi="Times New Roman" w:cs="Times New Roman"/>
          <w:i/>
          <w:sz w:val="20"/>
          <w:szCs w:val="20"/>
          <w:lang w:val="en-US"/>
        </w:rPr>
        <w:t xml:space="preserve"> </w:t>
      </w:r>
      <w:proofErr w:type="spellStart"/>
      <w:r w:rsidRPr="006060C4">
        <w:rPr>
          <w:rFonts w:ascii="Times New Roman" w:eastAsia="Times New Roman" w:hAnsi="Times New Roman" w:cs="Times New Roman"/>
          <w:i/>
          <w:sz w:val="20"/>
          <w:szCs w:val="20"/>
          <w:lang w:val="en-US"/>
        </w:rPr>
        <w:t>jimi</w:t>
      </w:r>
      <w:proofErr w:type="spellEnd"/>
      <w:r w:rsidRPr="006060C4">
        <w:rPr>
          <w:rFonts w:ascii="Times New Roman" w:eastAsia="Times New Roman" w:hAnsi="Times New Roman" w:cs="Times New Roman"/>
          <w:sz w:val="20"/>
          <w:szCs w:val="20"/>
          <w:lang w:val="en-US"/>
        </w:rPr>
        <w:t xml:space="preserve"> and </w:t>
      </w:r>
      <w:proofErr w:type="spellStart"/>
      <w:r w:rsidRPr="006060C4">
        <w:rPr>
          <w:rFonts w:ascii="Times New Roman" w:eastAsia="Times New Roman" w:hAnsi="Times New Roman" w:cs="Times New Roman"/>
          <w:i/>
          <w:sz w:val="20"/>
          <w:szCs w:val="20"/>
          <w:lang w:val="en-US"/>
        </w:rPr>
        <w:t>Cerdocyon</w:t>
      </w:r>
      <w:proofErr w:type="spellEnd"/>
      <w:r w:rsidR="001726EF">
        <w:rPr>
          <w:rFonts w:ascii="Times New Roman" w:eastAsia="Times New Roman" w:hAnsi="Times New Roman" w:cs="Times New Roman"/>
          <w:i/>
          <w:sz w:val="20"/>
          <w:szCs w:val="20"/>
          <w:lang w:val="en-US"/>
        </w:rPr>
        <w:t xml:space="preserve"> </w:t>
      </w:r>
      <w:proofErr w:type="spellStart"/>
      <w:r w:rsidRPr="006060C4">
        <w:rPr>
          <w:rFonts w:ascii="Times New Roman" w:eastAsia="Times New Roman" w:hAnsi="Times New Roman" w:cs="Times New Roman"/>
          <w:i/>
          <w:sz w:val="20"/>
          <w:szCs w:val="20"/>
          <w:lang w:val="en-US"/>
        </w:rPr>
        <w:t>thous</w:t>
      </w:r>
      <w:proofErr w:type="spellEnd"/>
      <w:r w:rsidRPr="006060C4">
        <w:rPr>
          <w:rFonts w:ascii="Times New Roman" w:eastAsia="Times New Roman" w:hAnsi="Times New Roman" w:cs="Times New Roman"/>
          <w:sz w:val="20"/>
          <w:szCs w:val="20"/>
          <w:lang w:val="en-US"/>
        </w:rPr>
        <w:t xml:space="preserve">, in addition to restrictive species such as </w:t>
      </w:r>
      <w:proofErr w:type="spellStart"/>
      <w:r w:rsidRPr="006060C4">
        <w:rPr>
          <w:rFonts w:ascii="Times New Roman" w:eastAsia="Times New Roman" w:hAnsi="Times New Roman" w:cs="Times New Roman"/>
          <w:i/>
          <w:iCs/>
          <w:sz w:val="20"/>
          <w:szCs w:val="20"/>
          <w:lang w:val="en-US"/>
        </w:rPr>
        <w:t>Leopardus</w:t>
      </w:r>
      <w:proofErr w:type="spellEnd"/>
      <w:r w:rsidR="001726EF">
        <w:rPr>
          <w:rFonts w:ascii="Times New Roman" w:eastAsia="Times New Roman" w:hAnsi="Times New Roman" w:cs="Times New Roman"/>
          <w:i/>
          <w:iCs/>
          <w:sz w:val="20"/>
          <w:szCs w:val="20"/>
          <w:lang w:val="en-US"/>
        </w:rPr>
        <w:t xml:space="preserve"> </w:t>
      </w:r>
      <w:proofErr w:type="spellStart"/>
      <w:r w:rsidRPr="006060C4">
        <w:rPr>
          <w:rFonts w:ascii="Times New Roman" w:eastAsia="Times New Roman" w:hAnsi="Times New Roman" w:cs="Times New Roman"/>
          <w:i/>
          <w:iCs/>
          <w:sz w:val="20"/>
          <w:szCs w:val="20"/>
          <w:lang w:val="en-US"/>
        </w:rPr>
        <w:t>emiliae</w:t>
      </w:r>
      <w:proofErr w:type="spellEnd"/>
      <w:r w:rsidRPr="006060C4">
        <w:rPr>
          <w:rFonts w:ascii="Times New Roman" w:eastAsia="Times New Roman" w:hAnsi="Times New Roman" w:cs="Times New Roman"/>
          <w:sz w:val="20"/>
          <w:szCs w:val="20"/>
          <w:lang w:val="en-US"/>
        </w:rPr>
        <w:t>.</w:t>
      </w:r>
    </w:p>
    <w:p w14:paraId="71A913A3" w14:textId="77777777" w:rsidR="00671DA6" w:rsidRDefault="00671DA6">
      <w:pPr>
        <w:spacing w:after="0" w:line="240" w:lineRule="auto"/>
        <w:ind w:firstLine="708"/>
        <w:jc w:val="both"/>
        <w:rPr>
          <w:rFonts w:ascii="Times New Roman" w:eastAsia="Times New Roman" w:hAnsi="Times New Roman" w:cs="Times New Roman"/>
          <w:sz w:val="20"/>
          <w:szCs w:val="20"/>
          <w:lang w:val="en-US"/>
        </w:rPr>
      </w:pPr>
    </w:p>
    <w:p w14:paraId="57467E78" w14:textId="1231DF80" w:rsidR="00E771BE" w:rsidRPr="006060C4" w:rsidRDefault="00A979E2">
      <w:pPr>
        <w:spacing w:after="0" w:line="240" w:lineRule="auto"/>
        <w:jc w:val="both"/>
        <w:rPr>
          <w:rFonts w:ascii="Times New Roman" w:eastAsia="Times New Roman" w:hAnsi="Times New Roman" w:cs="Times New Roman"/>
          <w:b/>
          <w:sz w:val="20"/>
          <w:szCs w:val="20"/>
          <w:lang w:val="en-US"/>
        </w:rPr>
      </w:pPr>
      <w:r w:rsidRPr="006060C4">
        <w:rPr>
          <w:rFonts w:ascii="Times New Roman" w:eastAsia="Times New Roman" w:hAnsi="Times New Roman" w:cs="Times New Roman"/>
          <w:b/>
          <w:sz w:val="20"/>
          <w:szCs w:val="20"/>
          <w:lang w:val="en-US"/>
        </w:rPr>
        <w:t>3 METHOD</w:t>
      </w:r>
    </w:p>
    <w:p w14:paraId="466EA82C" w14:textId="77777777" w:rsidR="00E771BE" w:rsidRPr="006060C4" w:rsidRDefault="00E771BE">
      <w:pPr>
        <w:spacing w:after="0" w:line="240" w:lineRule="auto"/>
        <w:jc w:val="both"/>
        <w:rPr>
          <w:rFonts w:ascii="Times New Roman" w:eastAsia="Times New Roman" w:hAnsi="Times New Roman" w:cs="Times New Roman"/>
          <w:b/>
          <w:sz w:val="20"/>
          <w:szCs w:val="20"/>
          <w:lang w:val="en-US"/>
        </w:rPr>
      </w:pPr>
    </w:p>
    <w:p w14:paraId="1E366D03" w14:textId="4A4DD8C9" w:rsidR="00E771BE" w:rsidRPr="006060C4" w:rsidRDefault="00527DCE">
      <w:pPr>
        <w:spacing w:after="0" w:line="240" w:lineRule="auto"/>
        <w:ind w:firstLine="720"/>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The experimental design consisted of the following steps: 1) highway monitoring </w:t>
      </w:r>
      <w:del w:id="5" w:author="lutebio@outlook.com" w:date="2021-05-11T16:36:00Z">
        <w:r w:rsidRPr="006060C4" w:rsidDel="004D5E00">
          <w:rPr>
            <w:rFonts w:ascii="Times New Roman" w:eastAsia="Times New Roman" w:hAnsi="Times New Roman" w:cs="Times New Roman"/>
            <w:sz w:val="20"/>
            <w:szCs w:val="20"/>
            <w:lang w:val="en-US"/>
          </w:rPr>
          <w:delText>(</w:delText>
        </w:r>
      </w:del>
      <w:del w:id="6" w:author="lutebio@outlook.com" w:date="2021-05-11T16:35:00Z">
        <w:r w:rsidRPr="006060C4" w:rsidDel="004D5E00">
          <w:rPr>
            <w:rFonts w:ascii="Times New Roman" w:eastAsia="Times New Roman" w:hAnsi="Times New Roman" w:cs="Times New Roman"/>
            <w:sz w:val="20"/>
            <w:szCs w:val="20"/>
            <w:lang w:val="en-US"/>
          </w:rPr>
          <w:delText>Grilo et al., 2009)</w:delText>
        </w:r>
      </w:del>
      <w:r w:rsidRPr="006060C4">
        <w:rPr>
          <w:rFonts w:ascii="Times New Roman" w:eastAsia="Times New Roman" w:hAnsi="Times New Roman" w:cs="Times New Roman"/>
          <w:sz w:val="20"/>
          <w:szCs w:val="20"/>
          <w:lang w:val="en-US"/>
        </w:rPr>
        <w:t xml:space="preserve">; 2) data systematization; 3) calculation of </w:t>
      </w:r>
      <w:r w:rsidR="00345E67">
        <w:rPr>
          <w:rFonts w:ascii="Times New Roman" w:eastAsia="Times New Roman" w:hAnsi="Times New Roman" w:cs="Times New Roman"/>
          <w:sz w:val="20"/>
          <w:szCs w:val="20"/>
          <w:lang w:val="en-US"/>
        </w:rPr>
        <w:t xml:space="preserve">the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rate</w:t>
      </w:r>
      <w:del w:id="7" w:author="lutebio@outlook.com" w:date="2021-05-11T16:36:00Z">
        <w:r w:rsidRPr="006060C4" w:rsidDel="004D5E00">
          <w:rPr>
            <w:rFonts w:ascii="Times New Roman" w:eastAsia="Times New Roman" w:hAnsi="Times New Roman" w:cs="Times New Roman"/>
            <w:sz w:val="20"/>
            <w:szCs w:val="20"/>
            <w:lang w:val="en-US"/>
          </w:rPr>
          <w:delText xml:space="preserve"> (Taylor and Goldingay, 2004)</w:delText>
        </w:r>
      </w:del>
      <w:r w:rsidRPr="006060C4">
        <w:rPr>
          <w:rFonts w:ascii="Times New Roman" w:eastAsia="Times New Roman" w:hAnsi="Times New Roman" w:cs="Times New Roman"/>
          <w:sz w:val="20"/>
          <w:szCs w:val="20"/>
          <w:lang w:val="en-US"/>
        </w:rPr>
        <w:t xml:space="preserve">; 4) collection of meteorological data (precipitation, </w:t>
      </w:r>
      <w:proofErr w:type="gramStart"/>
      <w:r w:rsidRPr="006060C4">
        <w:rPr>
          <w:rFonts w:ascii="Times New Roman" w:eastAsia="Times New Roman" w:hAnsi="Times New Roman" w:cs="Times New Roman"/>
          <w:sz w:val="20"/>
          <w:szCs w:val="20"/>
          <w:lang w:val="en-US"/>
        </w:rPr>
        <w:t>humidity</w:t>
      </w:r>
      <w:proofErr w:type="gramEnd"/>
      <w:r w:rsidRPr="006060C4">
        <w:rPr>
          <w:rFonts w:ascii="Times New Roman" w:eastAsia="Times New Roman" w:hAnsi="Times New Roman" w:cs="Times New Roman"/>
          <w:sz w:val="20"/>
          <w:szCs w:val="20"/>
          <w:lang w:val="en-US"/>
        </w:rPr>
        <w:t xml:space="preserve"> and air temperature) (Souza et al., 2014); 5)</w:t>
      </w:r>
      <w:r w:rsidR="00F00556">
        <w:rPr>
          <w:rFonts w:ascii="Times New Roman" w:eastAsia="Times New Roman" w:hAnsi="Times New Roman" w:cs="Times New Roman"/>
          <w:sz w:val="20"/>
          <w:szCs w:val="20"/>
          <w:lang w:val="en-US"/>
        </w:rPr>
        <w:t xml:space="preserve"> </w:t>
      </w:r>
      <w:r w:rsidR="00106226">
        <w:rPr>
          <w:rFonts w:ascii="Times New Roman" w:eastAsia="Times New Roman" w:hAnsi="Times New Roman" w:cs="Times New Roman"/>
          <w:sz w:val="20"/>
          <w:szCs w:val="20"/>
          <w:lang w:val="en-US"/>
        </w:rPr>
        <w:t>s</w:t>
      </w:r>
      <w:r w:rsidR="00F00556">
        <w:rPr>
          <w:rFonts w:ascii="Times New Roman" w:eastAsia="Times New Roman" w:hAnsi="Times New Roman" w:cs="Times New Roman"/>
          <w:sz w:val="20"/>
          <w:szCs w:val="20"/>
          <w:lang w:val="en-US"/>
        </w:rPr>
        <w:t>patial scale</w:t>
      </w:r>
      <w:r w:rsidRPr="006060C4">
        <w:rPr>
          <w:rFonts w:ascii="Times New Roman" w:eastAsia="Times New Roman" w:hAnsi="Times New Roman" w:cs="Times New Roman"/>
          <w:sz w:val="20"/>
          <w:szCs w:val="20"/>
          <w:lang w:val="en-US"/>
        </w:rPr>
        <w:t xml:space="preserve"> </w:t>
      </w:r>
      <w:r w:rsidR="00106226">
        <w:rPr>
          <w:rFonts w:ascii="Times New Roman" w:eastAsia="Times New Roman" w:hAnsi="Times New Roman" w:cs="Times New Roman"/>
          <w:sz w:val="20"/>
          <w:szCs w:val="20"/>
          <w:lang w:val="en-US"/>
        </w:rPr>
        <w:t>h</w:t>
      </w:r>
      <w:r w:rsidRPr="006060C4">
        <w:rPr>
          <w:rFonts w:ascii="Times New Roman" w:eastAsia="Times New Roman" w:hAnsi="Times New Roman" w:cs="Times New Roman"/>
          <w:sz w:val="20"/>
          <w:szCs w:val="20"/>
          <w:lang w:val="en-US"/>
        </w:rPr>
        <w:t>otspots.</w:t>
      </w:r>
    </w:p>
    <w:p w14:paraId="2900DB71" w14:textId="77777777" w:rsidR="00E771BE" w:rsidRPr="006060C4" w:rsidRDefault="00E771BE">
      <w:pPr>
        <w:spacing w:after="0" w:line="240" w:lineRule="auto"/>
        <w:jc w:val="both"/>
        <w:rPr>
          <w:rFonts w:ascii="Times New Roman" w:eastAsia="Times New Roman" w:hAnsi="Times New Roman" w:cs="Times New Roman"/>
          <w:b/>
          <w:sz w:val="20"/>
          <w:szCs w:val="20"/>
          <w:lang w:val="en-US"/>
        </w:rPr>
      </w:pPr>
    </w:p>
    <w:p w14:paraId="20EF3F3E" w14:textId="77777777" w:rsidR="00E771BE" w:rsidRPr="0008007E" w:rsidRDefault="00527DCE">
      <w:pPr>
        <w:spacing w:after="0" w:line="240" w:lineRule="auto"/>
        <w:jc w:val="both"/>
        <w:rPr>
          <w:rFonts w:ascii="Times New Roman" w:eastAsia="Times New Roman" w:hAnsi="Times New Roman" w:cs="Times New Roman"/>
          <w:b/>
          <w:bCs/>
          <w:iCs/>
          <w:sz w:val="20"/>
          <w:szCs w:val="20"/>
          <w:lang w:val="en-US"/>
        </w:rPr>
      </w:pPr>
      <w:r w:rsidRPr="0008007E">
        <w:rPr>
          <w:rFonts w:ascii="Times New Roman" w:eastAsia="Times New Roman" w:hAnsi="Times New Roman" w:cs="Times New Roman"/>
          <w:b/>
          <w:bCs/>
          <w:iCs/>
          <w:sz w:val="20"/>
          <w:szCs w:val="20"/>
          <w:lang w:val="en-US"/>
        </w:rPr>
        <w:t>3.1 Highway monitoring</w:t>
      </w:r>
    </w:p>
    <w:p w14:paraId="1559E20D" w14:textId="77777777" w:rsidR="00E771BE" w:rsidRPr="006060C4" w:rsidRDefault="00E771BE">
      <w:pPr>
        <w:spacing w:after="0" w:line="240" w:lineRule="auto"/>
        <w:jc w:val="both"/>
        <w:rPr>
          <w:rFonts w:ascii="Times New Roman" w:eastAsia="Times New Roman" w:hAnsi="Times New Roman" w:cs="Times New Roman"/>
          <w:i/>
          <w:sz w:val="20"/>
          <w:szCs w:val="20"/>
          <w:lang w:val="en-US"/>
        </w:rPr>
      </w:pPr>
    </w:p>
    <w:p w14:paraId="3441CCDD" w14:textId="76289AD6" w:rsidR="00E771BE" w:rsidRPr="006060C4" w:rsidRDefault="00527DCE">
      <w:pPr>
        <w:spacing w:after="0" w:line="240" w:lineRule="auto"/>
        <w:ind w:firstLine="708"/>
        <w:jc w:val="both"/>
        <w:rPr>
          <w:rFonts w:ascii="Times New Roman" w:eastAsia="Times New Roman" w:hAnsi="Times New Roman" w:cs="Times New Roman"/>
          <w:sz w:val="20"/>
          <w:szCs w:val="20"/>
          <w:lang w:val="en-US"/>
        </w:rPr>
      </w:pPr>
      <w:r w:rsidRPr="000625CC">
        <w:rPr>
          <w:rFonts w:ascii="Times New Roman" w:eastAsia="Times New Roman" w:hAnsi="Times New Roman" w:cs="Times New Roman"/>
          <w:sz w:val="20"/>
          <w:szCs w:val="20"/>
          <w:lang w:val="en-US"/>
        </w:rPr>
        <w:t>Between September 2017 and August 2018</w:t>
      </w:r>
      <w:r w:rsidR="00671DA6">
        <w:rPr>
          <w:rFonts w:ascii="Times New Roman" w:eastAsia="Times New Roman" w:hAnsi="Times New Roman" w:cs="Times New Roman"/>
          <w:sz w:val="20"/>
          <w:szCs w:val="20"/>
          <w:lang w:val="en-US"/>
        </w:rPr>
        <w:t>,</w:t>
      </w:r>
      <w:r w:rsidRPr="000625CC">
        <w:rPr>
          <w:rFonts w:ascii="Times New Roman" w:eastAsia="Times New Roman" w:hAnsi="Times New Roman" w:cs="Times New Roman"/>
          <w:sz w:val="20"/>
          <w:szCs w:val="20"/>
          <w:lang w:val="en-US"/>
        </w:rPr>
        <w:t xml:space="preserve"> twelve (12) campaigns were carried out. Inspections took place by car on three consecutive days and started at 5 </w:t>
      </w:r>
      <w:r w:rsidR="00D92893" w:rsidRPr="000625CC">
        <w:rPr>
          <w:rFonts w:ascii="Times New Roman" w:eastAsia="Times New Roman" w:hAnsi="Times New Roman" w:cs="Times New Roman"/>
          <w:sz w:val="20"/>
          <w:szCs w:val="20"/>
          <w:lang w:val="en-US"/>
        </w:rPr>
        <w:t>a</w:t>
      </w:r>
      <w:r w:rsidR="00D92893">
        <w:rPr>
          <w:rFonts w:ascii="Times New Roman" w:eastAsia="Times New Roman" w:hAnsi="Times New Roman" w:cs="Times New Roman"/>
          <w:sz w:val="20"/>
          <w:szCs w:val="20"/>
          <w:lang w:val="en-US"/>
        </w:rPr>
        <w:t>.</w:t>
      </w:r>
      <w:r w:rsidR="00D92893" w:rsidRPr="000625CC">
        <w:rPr>
          <w:rFonts w:ascii="Times New Roman" w:eastAsia="Times New Roman" w:hAnsi="Times New Roman" w:cs="Times New Roman"/>
          <w:sz w:val="20"/>
          <w:szCs w:val="20"/>
          <w:lang w:val="en-US"/>
        </w:rPr>
        <w:t>m</w:t>
      </w:r>
      <w:r w:rsidR="00D92893">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The displacement occurred at a speed of 40 km/h with two auxiliaries to view the vertebrate carcasses. At each occurrence, coordinates, time, carcass size, photographic records and species identification were collected. To avoid double counting, the carcasses were removed. </w:t>
      </w:r>
      <w:proofErr w:type="gramStart"/>
      <w:r w:rsidRPr="000625CC">
        <w:rPr>
          <w:rFonts w:ascii="Times New Roman" w:eastAsia="Times New Roman" w:hAnsi="Times New Roman" w:cs="Times New Roman"/>
          <w:sz w:val="20"/>
          <w:szCs w:val="20"/>
          <w:lang w:val="en-US"/>
        </w:rPr>
        <w:t>In order to</w:t>
      </w:r>
      <w:proofErr w:type="gramEnd"/>
      <w:r w:rsidRPr="000625CC">
        <w:rPr>
          <w:rFonts w:ascii="Times New Roman" w:eastAsia="Times New Roman" w:hAnsi="Times New Roman" w:cs="Times New Roman"/>
          <w:sz w:val="20"/>
          <w:szCs w:val="20"/>
          <w:lang w:val="en-US"/>
        </w:rPr>
        <w:t xml:space="preserve"> reduce the under-sampling of </w:t>
      </w:r>
      <w:r w:rsidR="00C700FE" w:rsidRPr="000625CC">
        <w:rPr>
          <w:rFonts w:ascii="Times New Roman" w:eastAsia="Times New Roman" w:hAnsi="Times New Roman" w:cs="Times New Roman"/>
          <w:sz w:val="20"/>
          <w:szCs w:val="20"/>
          <w:lang w:val="en-US"/>
        </w:rPr>
        <w:t>road</w:t>
      </w:r>
      <w:r w:rsidR="00BD66B2">
        <w:rPr>
          <w:rFonts w:ascii="Times New Roman" w:eastAsia="Times New Roman" w:hAnsi="Times New Roman" w:cs="Times New Roman"/>
          <w:sz w:val="20"/>
          <w:szCs w:val="20"/>
          <w:lang w:val="en-US"/>
        </w:rPr>
        <w:t>-</w:t>
      </w:r>
      <w:r w:rsidR="00C700FE" w:rsidRPr="000625CC">
        <w:rPr>
          <w:rFonts w:ascii="Times New Roman" w:eastAsia="Times New Roman" w:hAnsi="Times New Roman" w:cs="Times New Roman"/>
          <w:sz w:val="20"/>
          <w:szCs w:val="20"/>
          <w:lang w:val="en-US"/>
        </w:rPr>
        <w:t>kill</w:t>
      </w:r>
      <w:r w:rsidR="00BD66B2">
        <w:rPr>
          <w:rFonts w:ascii="Times New Roman" w:eastAsia="Times New Roman" w:hAnsi="Times New Roman" w:cs="Times New Roman"/>
          <w:sz w:val="20"/>
          <w:szCs w:val="20"/>
          <w:lang w:val="en-US"/>
        </w:rPr>
        <w:t xml:space="preserve"> mortality</w:t>
      </w:r>
      <w:r w:rsidR="005E13B7">
        <w:rPr>
          <w:rFonts w:ascii="Times New Roman" w:eastAsia="Times New Roman" w:hAnsi="Times New Roman" w:cs="Times New Roman"/>
          <w:sz w:val="20"/>
          <w:szCs w:val="20"/>
          <w:lang w:val="en-US"/>
        </w:rPr>
        <w:t xml:space="preserve"> rate</w:t>
      </w:r>
      <w:r w:rsidRPr="000625CC">
        <w:rPr>
          <w:rFonts w:ascii="Times New Roman" w:eastAsia="Times New Roman" w:hAnsi="Times New Roman" w:cs="Times New Roman"/>
          <w:sz w:val="20"/>
          <w:szCs w:val="20"/>
          <w:lang w:val="en-US"/>
        </w:rPr>
        <w:t xml:space="preserve">, the detectability of observers and the </w:t>
      </w:r>
      <w:r w:rsidR="000625CC" w:rsidRPr="000625CC">
        <w:rPr>
          <w:rFonts w:ascii="Times New Roman" w:eastAsia="Times New Roman" w:hAnsi="Times New Roman" w:cs="Times New Roman"/>
          <w:sz w:val="20"/>
          <w:szCs w:val="20"/>
          <w:lang w:val="en-US"/>
        </w:rPr>
        <w:t xml:space="preserve">carcass removal </w:t>
      </w:r>
      <w:r w:rsidRPr="000625CC">
        <w:rPr>
          <w:rFonts w:ascii="Times New Roman" w:eastAsia="Times New Roman" w:hAnsi="Times New Roman" w:cs="Times New Roman"/>
          <w:sz w:val="20"/>
          <w:szCs w:val="20"/>
          <w:lang w:val="en-US"/>
        </w:rPr>
        <w:t>rate</w:t>
      </w:r>
      <w:r w:rsidR="00BD66B2">
        <w:rPr>
          <w:rFonts w:ascii="Times New Roman" w:eastAsia="Times New Roman" w:hAnsi="Times New Roman" w:cs="Times New Roman"/>
          <w:sz w:val="20"/>
          <w:szCs w:val="20"/>
          <w:lang w:val="en-US"/>
        </w:rPr>
        <w:t xml:space="preserve"> </w:t>
      </w:r>
      <w:r w:rsidRPr="000625CC">
        <w:rPr>
          <w:rFonts w:ascii="Times New Roman" w:eastAsia="Times New Roman" w:hAnsi="Times New Roman" w:cs="Times New Roman"/>
          <w:sz w:val="20"/>
          <w:szCs w:val="20"/>
          <w:lang w:val="en-US"/>
        </w:rPr>
        <w:t>were quantified</w:t>
      </w:r>
      <w:r w:rsidRPr="006060C4">
        <w:rPr>
          <w:rFonts w:ascii="Times New Roman" w:eastAsia="Times New Roman" w:hAnsi="Times New Roman" w:cs="Times New Roman"/>
          <w:sz w:val="20"/>
          <w:szCs w:val="20"/>
          <w:lang w:val="en-US"/>
        </w:rPr>
        <w:t xml:space="preserve"> (Taylor and Goldingay, 2004; Santos et al. 2011). For detectability, </w:t>
      </w:r>
      <w:commentRangeStart w:id="8"/>
      <w:r w:rsidRPr="006060C4">
        <w:rPr>
          <w:rFonts w:ascii="Times New Roman" w:eastAsia="Times New Roman" w:hAnsi="Times New Roman" w:cs="Times New Roman"/>
          <w:sz w:val="20"/>
          <w:szCs w:val="20"/>
          <w:lang w:val="en-US"/>
        </w:rPr>
        <w:t>40</w:t>
      </w:r>
      <w:commentRangeEnd w:id="8"/>
      <w:r w:rsidR="00D02B07">
        <w:rPr>
          <w:rStyle w:val="Refdecomentrio"/>
        </w:rPr>
        <w:commentReference w:id="8"/>
      </w:r>
      <w:r w:rsidRPr="006060C4">
        <w:rPr>
          <w:rFonts w:ascii="Times New Roman" w:eastAsia="Times New Roman" w:hAnsi="Times New Roman" w:cs="Times New Roman"/>
          <w:sz w:val="20"/>
          <w:szCs w:val="20"/>
          <w:lang w:val="en-US"/>
        </w:rPr>
        <w:t xml:space="preserve"> pieces of varying sizes were taken from a refrigerator and distributed over 5 km on the highway shoulders, but without any observer being present. Subsequently, the observers sought to detect these pieces by following the method used in monitoring</w:t>
      </w:r>
      <w:r w:rsidRPr="000625CC">
        <w:rPr>
          <w:rFonts w:ascii="Times New Roman" w:eastAsia="Times New Roman" w:hAnsi="Times New Roman" w:cs="Times New Roman"/>
          <w:sz w:val="20"/>
          <w:szCs w:val="20"/>
          <w:lang w:val="en-US"/>
        </w:rPr>
        <w:t>. This way, the observer</w:t>
      </w:r>
      <w:r w:rsidR="00ED1669">
        <w:rPr>
          <w:rFonts w:ascii="Times New Roman" w:eastAsia="Times New Roman" w:hAnsi="Times New Roman" w:cs="Times New Roman"/>
          <w:sz w:val="20"/>
          <w:szCs w:val="20"/>
          <w:lang w:val="en-US"/>
        </w:rPr>
        <w:t>’s</w:t>
      </w:r>
      <w:r w:rsidRPr="000625CC">
        <w:rPr>
          <w:rFonts w:ascii="Times New Roman" w:eastAsia="Times New Roman" w:hAnsi="Times New Roman" w:cs="Times New Roman"/>
          <w:sz w:val="20"/>
          <w:szCs w:val="20"/>
          <w:lang w:val="en-US"/>
        </w:rPr>
        <w:t xml:space="preserve"> success was quantified. The presence/absence of the carcasses was </w:t>
      </w:r>
      <w:r w:rsidR="00671DA6">
        <w:rPr>
          <w:rFonts w:ascii="Times New Roman" w:eastAsia="Times New Roman" w:hAnsi="Times New Roman" w:cs="Times New Roman"/>
          <w:sz w:val="20"/>
          <w:szCs w:val="20"/>
          <w:lang w:val="en-US"/>
        </w:rPr>
        <w:t>verifi</w:t>
      </w:r>
      <w:r w:rsidRPr="000625CC">
        <w:rPr>
          <w:rFonts w:ascii="Times New Roman" w:eastAsia="Times New Roman" w:hAnsi="Times New Roman" w:cs="Times New Roman"/>
          <w:sz w:val="20"/>
          <w:szCs w:val="20"/>
          <w:lang w:val="en-US"/>
        </w:rPr>
        <w:t xml:space="preserve">ed </w:t>
      </w:r>
      <w:r w:rsidR="00300B5A" w:rsidRPr="000625CC">
        <w:rPr>
          <w:rFonts w:ascii="Times New Roman" w:eastAsia="Times New Roman" w:hAnsi="Times New Roman" w:cs="Times New Roman"/>
          <w:sz w:val="20"/>
          <w:szCs w:val="20"/>
          <w:lang w:val="en-US"/>
        </w:rPr>
        <w:t>for</w:t>
      </w:r>
      <w:r w:rsidRPr="000625CC">
        <w:rPr>
          <w:rFonts w:ascii="Times New Roman" w:eastAsia="Times New Roman" w:hAnsi="Times New Roman" w:cs="Times New Roman"/>
          <w:sz w:val="20"/>
          <w:szCs w:val="20"/>
          <w:lang w:val="en-US"/>
        </w:rPr>
        <w:t xml:space="preserve"> one week.</w:t>
      </w:r>
    </w:p>
    <w:p w14:paraId="5B5D0057" w14:textId="77777777" w:rsidR="00E771BE" w:rsidRPr="006060C4" w:rsidRDefault="00E771BE">
      <w:pPr>
        <w:spacing w:after="0" w:line="240" w:lineRule="auto"/>
        <w:ind w:firstLine="708"/>
        <w:jc w:val="both"/>
        <w:rPr>
          <w:rFonts w:ascii="Times New Roman" w:eastAsia="Times New Roman" w:hAnsi="Times New Roman" w:cs="Times New Roman"/>
          <w:sz w:val="20"/>
          <w:szCs w:val="20"/>
          <w:lang w:val="en-US"/>
        </w:rPr>
      </w:pPr>
    </w:p>
    <w:p w14:paraId="19E30371" w14:textId="77777777" w:rsidR="00E771BE" w:rsidRPr="0008007E" w:rsidRDefault="00527DCE">
      <w:pPr>
        <w:spacing w:after="0" w:line="240" w:lineRule="auto"/>
        <w:jc w:val="both"/>
        <w:rPr>
          <w:rFonts w:ascii="Times New Roman" w:eastAsia="Times New Roman" w:hAnsi="Times New Roman" w:cs="Times New Roman"/>
          <w:b/>
          <w:bCs/>
          <w:iCs/>
          <w:sz w:val="20"/>
          <w:szCs w:val="20"/>
          <w:lang w:val="en-US"/>
        </w:rPr>
      </w:pPr>
      <w:r w:rsidRPr="0008007E">
        <w:rPr>
          <w:rFonts w:ascii="Times New Roman" w:eastAsia="Times New Roman" w:hAnsi="Times New Roman" w:cs="Times New Roman"/>
          <w:b/>
          <w:bCs/>
          <w:iCs/>
          <w:sz w:val="20"/>
          <w:szCs w:val="20"/>
          <w:lang w:val="en-US"/>
        </w:rPr>
        <w:t>3.2 Data Systematization</w:t>
      </w:r>
    </w:p>
    <w:p w14:paraId="3507C6DD" w14:textId="77777777" w:rsidR="00E771BE" w:rsidRPr="006060C4" w:rsidRDefault="00E771BE">
      <w:pPr>
        <w:spacing w:after="0" w:line="240" w:lineRule="auto"/>
        <w:ind w:firstLine="708"/>
        <w:jc w:val="both"/>
        <w:rPr>
          <w:rFonts w:ascii="Times New Roman" w:eastAsia="Times New Roman" w:hAnsi="Times New Roman" w:cs="Times New Roman"/>
          <w:i/>
          <w:sz w:val="20"/>
          <w:szCs w:val="20"/>
          <w:lang w:val="en-US"/>
        </w:rPr>
      </w:pPr>
    </w:p>
    <w:p w14:paraId="27CE871C" w14:textId="32D37EEF" w:rsidR="00031E1C" w:rsidRDefault="00527DCE">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Registered animals were classified by taxon, ecological </w:t>
      </w:r>
      <w:proofErr w:type="gramStart"/>
      <w:r w:rsidR="00CF202F" w:rsidRPr="006060C4">
        <w:rPr>
          <w:rFonts w:ascii="Times New Roman" w:eastAsia="Times New Roman" w:hAnsi="Times New Roman" w:cs="Times New Roman"/>
          <w:sz w:val="20"/>
          <w:szCs w:val="20"/>
          <w:lang w:val="en-US"/>
        </w:rPr>
        <w:t>group</w:t>
      </w:r>
      <w:proofErr w:type="gramEnd"/>
      <w:r w:rsidRPr="006060C4">
        <w:rPr>
          <w:rFonts w:ascii="Times New Roman" w:eastAsia="Times New Roman" w:hAnsi="Times New Roman" w:cs="Times New Roman"/>
          <w:sz w:val="20"/>
          <w:szCs w:val="20"/>
          <w:lang w:val="en-US"/>
        </w:rPr>
        <w:t xml:space="preserve"> and size. Species that could not be identified during the campaign were sent to zoologists. </w:t>
      </w:r>
      <w:r w:rsidR="00671DA6">
        <w:rPr>
          <w:rFonts w:ascii="Times New Roman" w:eastAsia="Times New Roman" w:hAnsi="Times New Roman" w:cs="Times New Roman"/>
          <w:sz w:val="20"/>
          <w:szCs w:val="20"/>
          <w:lang w:val="en-US"/>
        </w:rPr>
        <w:t>Next</w:t>
      </w:r>
      <w:r w:rsidRPr="006060C4">
        <w:rPr>
          <w:rFonts w:ascii="Times New Roman" w:eastAsia="Times New Roman" w:hAnsi="Times New Roman" w:cs="Times New Roman"/>
          <w:sz w:val="20"/>
          <w:szCs w:val="20"/>
          <w:lang w:val="en-US"/>
        </w:rPr>
        <w:t>, the road</w:t>
      </w:r>
      <w:r w:rsidR="00300B5A">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kill rate for each group and the </w:t>
      </w:r>
      <w:r w:rsidR="00944355">
        <w:rPr>
          <w:rFonts w:ascii="Times New Roman" w:eastAsia="Times New Roman" w:hAnsi="Times New Roman" w:cs="Times New Roman"/>
          <w:sz w:val="20"/>
          <w:szCs w:val="20"/>
          <w:lang w:val="en-US"/>
        </w:rPr>
        <w:t xml:space="preserve">species richness </w:t>
      </w:r>
      <w:r w:rsidRPr="006060C4">
        <w:rPr>
          <w:rFonts w:ascii="Times New Roman" w:eastAsia="Times New Roman" w:hAnsi="Times New Roman" w:cs="Times New Roman"/>
          <w:sz w:val="20"/>
          <w:szCs w:val="20"/>
          <w:lang w:val="en-US"/>
        </w:rPr>
        <w:t xml:space="preserve">sample were calculated. The registered species were classified according to the </w:t>
      </w:r>
      <w:r w:rsidR="00671DA6">
        <w:rPr>
          <w:rFonts w:ascii="Times New Roman" w:eastAsia="Times New Roman" w:hAnsi="Times New Roman" w:cs="Times New Roman"/>
          <w:sz w:val="20"/>
          <w:szCs w:val="20"/>
          <w:lang w:val="en-US"/>
        </w:rPr>
        <w:t xml:space="preserve">following </w:t>
      </w:r>
      <w:r w:rsidRPr="006060C4">
        <w:rPr>
          <w:rFonts w:ascii="Times New Roman" w:eastAsia="Times New Roman" w:hAnsi="Times New Roman" w:cs="Times New Roman"/>
          <w:sz w:val="20"/>
          <w:szCs w:val="20"/>
          <w:lang w:val="en-US"/>
        </w:rPr>
        <w:t>taxa</w:t>
      </w:r>
      <w:r w:rsidR="00671DA6">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amphibians, reptiles, </w:t>
      </w:r>
      <w:proofErr w:type="gramStart"/>
      <w:r w:rsidRPr="006060C4">
        <w:rPr>
          <w:rFonts w:ascii="Times New Roman" w:eastAsia="Times New Roman" w:hAnsi="Times New Roman" w:cs="Times New Roman"/>
          <w:sz w:val="20"/>
          <w:szCs w:val="20"/>
          <w:lang w:val="en-US"/>
        </w:rPr>
        <w:t>birds</w:t>
      </w:r>
      <w:proofErr w:type="gramEnd"/>
      <w:r w:rsidRPr="006060C4">
        <w:rPr>
          <w:rFonts w:ascii="Times New Roman" w:eastAsia="Times New Roman" w:hAnsi="Times New Roman" w:cs="Times New Roman"/>
          <w:sz w:val="20"/>
          <w:szCs w:val="20"/>
          <w:lang w:val="en-US"/>
        </w:rPr>
        <w:t xml:space="preserve"> and mammals; ecological groups </w:t>
      </w:r>
      <w:r w:rsidRPr="00561286">
        <w:rPr>
          <w:rFonts w:ascii="Times New Roman" w:eastAsia="Times New Roman" w:hAnsi="Times New Roman" w:cs="Times New Roman"/>
          <w:i/>
          <w:iCs/>
          <w:sz w:val="20"/>
          <w:szCs w:val="20"/>
          <w:lang w:val="en-US"/>
        </w:rPr>
        <w:t>Bird 1</w:t>
      </w:r>
      <w:r w:rsidRPr="006060C4">
        <w:rPr>
          <w:rFonts w:ascii="Times New Roman" w:eastAsia="Times New Roman" w:hAnsi="Times New Roman" w:cs="Times New Roman"/>
          <w:sz w:val="20"/>
          <w:szCs w:val="20"/>
          <w:lang w:val="en-US"/>
        </w:rPr>
        <w:t xml:space="preserve"> (</w:t>
      </w:r>
      <w:proofErr w:type="spellStart"/>
      <w:r w:rsidRPr="006060C4">
        <w:rPr>
          <w:rFonts w:ascii="Times New Roman" w:eastAsia="Times New Roman" w:hAnsi="Times New Roman" w:cs="Times New Roman"/>
          <w:sz w:val="20"/>
          <w:szCs w:val="20"/>
          <w:lang w:val="en-US"/>
        </w:rPr>
        <w:t>saprophages</w:t>
      </w:r>
      <w:proofErr w:type="spellEnd"/>
      <w:r w:rsidRPr="006060C4">
        <w:rPr>
          <w:rFonts w:ascii="Times New Roman" w:eastAsia="Times New Roman" w:hAnsi="Times New Roman" w:cs="Times New Roman"/>
          <w:sz w:val="20"/>
          <w:szCs w:val="20"/>
          <w:lang w:val="en-US"/>
        </w:rPr>
        <w:t xml:space="preserve">), </w:t>
      </w:r>
      <w:r w:rsidRPr="00561286">
        <w:rPr>
          <w:rFonts w:ascii="Times New Roman" w:eastAsia="Times New Roman" w:hAnsi="Times New Roman" w:cs="Times New Roman"/>
          <w:i/>
          <w:iCs/>
          <w:sz w:val="20"/>
          <w:szCs w:val="20"/>
          <w:lang w:val="en-US"/>
        </w:rPr>
        <w:t>Bird 2</w:t>
      </w:r>
      <w:r w:rsidRPr="006060C4">
        <w:rPr>
          <w:rFonts w:ascii="Times New Roman" w:eastAsia="Times New Roman" w:hAnsi="Times New Roman" w:cs="Times New Roman"/>
          <w:sz w:val="20"/>
          <w:szCs w:val="20"/>
          <w:lang w:val="en-US"/>
        </w:rPr>
        <w:t xml:space="preserve"> (granivores), </w:t>
      </w:r>
      <w:r w:rsidRPr="00561286">
        <w:rPr>
          <w:rFonts w:ascii="Times New Roman" w:eastAsia="Times New Roman" w:hAnsi="Times New Roman" w:cs="Times New Roman"/>
          <w:i/>
          <w:iCs/>
          <w:sz w:val="20"/>
          <w:szCs w:val="20"/>
          <w:lang w:val="en-US"/>
        </w:rPr>
        <w:t>Bird 3</w:t>
      </w:r>
      <w:r w:rsidRPr="006060C4">
        <w:rPr>
          <w:rFonts w:ascii="Times New Roman" w:eastAsia="Times New Roman" w:hAnsi="Times New Roman" w:cs="Times New Roman"/>
          <w:sz w:val="20"/>
          <w:szCs w:val="20"/>
          <w:lang w:val="en-US"/>
        </w:rPr>
        <w:t xml:space="preserve"> (owls and hawks); </w:t>
      </w:r>
      <w:r w:rsidRPr="00561286">
        <w:rPr>
          <w:rFonts w:ascii="Times New Roman" w:eastAsia="Times New Roman" w:hAnsi="Times New Roman" w:cs="Times New Roman"/>
          <w:i/>
          <w:iCs/>
          <w:sz w:val="20"/>
          <w:szCs w:val="20"/>
          <w:lang w:val="en-US"/>
        </w:rPr>
        <w:t>Rep 1</w:t>
      </w:r>
      <w:r w:rsidRPr="006060C4">
        <w:rPr>
          <w:rFonts w:ascii="Times New Roman" w:eastAsia="Times New Roman" w:hAnsi="Times New Roman" w:cs="Times New Roman"/>
          <w:sz w:val="20"/>
          <w:szCs w:val="20"/>
          <w:lang w:val="en-US"/>
        </w:rPr>
        <w:t xml:space="preserve"> (snakes and lizards), </w:t>
      </w:r>
      <w:r w:rsidRPr="00561286">
        <w:rPr>
          <w:rFonts w:ascii="Times New Roman" w:eastAsia="Times New Roman" w:hAnsi="Times New Roman" w:cs="Times New Roman"/>
          <w:i/>
          <w:iCs/>
          <w:sz w:val="20"/>
          <w:szCs w:val="20"/>
          <w:lang w:val="en-US"/>
        </w:rPr>
        <w:t>Rep 2</w:t>
      </w:r>
      <w:r w:rsidRPr="006060C4">
        <w:rPr>
          <w:rFonts w:ascii="Times New Roman" w:eastAsia="Times New Roman" w:hAnsi="Times New Roman" w:cs="Times New Roman"/>
          <w:sz w:val="20"/>
          <w:szCs w:val="20"/>
          <w:lang w:val="en-US"/>
        </w:rPr>
        <w:t xml:space="preserve"> (tortoises); </w:t>
      </w:r>
      <w:r w:rsidRPr="00561286">
        <w:rPr>
          <w:rFonts w:ascii="Times New Roman" w:eastAsia="Times New Roman" w:hAnsi="Times New Roman" w:cs="Times New Roman"/>
          <w:i/>
          <w:iCs/>
          <w:sz w:val="20"/>
          <w:szCs w:val="20"/>
          <w:lang w:val="en-US"/>
        </w:rPr>
        <w:t>Mam 1</w:t>
      </w:r>
      <w:r w:rsidRPr="006060C4">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i/>
          <w:sz w:val="20"/>
          <w:szCs w:val="20"/>
          <w:lang w:val="en-US"/>
        </w:rPr>
        <w:t xml:space="preserve">C. </w:t>
      </w:r>
      <w:proofErr w:type="spellStart"/>
      <w:r w:rsidRPr="006060C4">
        <w:rPr>
          <w:rFonts w:ascii="Times New Roman" w:eastAsia="Times New Roman" w:hAnsi="Times New Roman" w:cs="Times New Roman"/>
          <w:i/>
          <w:sz w:val="20"/>
          <w:szCs w:val="20"/>
          <w:lang w:val="en-US"/>
        </w:rPr>
        <w:t>thous</w:t>
      </w:r>
      <w:proofErr w:type="spellEnd"/>
      <w:r w:rsidRPr="006060C4">
        <w:rPr>
          <w:rFonts w:ascii="Times New Roman" w:eastAsia="Times New Roman" w:hAnsi="Times New Roman" w:cs="Times New Roman"/>
          <w:sz w:val="20"/>
          <w:szCs w:val="20"/>
          <w:lang w:val="en-US"/>
        </w:rPr>
        <w:t xml:space="preserve">), </w:t>
      </w:r>
      <w:r w:rsidRPr="00561286">
        <w:rPr>
          <w:rFonts w:ascii="Times New Roman" w:eastAsia="Times New Roman" w:hAnsi="Times New Roman" w:cs="Times New Roman"/>
          <w:i/>
          <w:iCs/>
          <w:sz w:val="20"/>
          <w:szCs w:val="20"/>
          <w:lang w:val="en-US"/>
        </w:rPr>
        <w:t>Mam 2</w:t>
      </w:r>
      <w:r w:rsidRPr="006060C4">
        <w:rPr>
          <w:rFonts w:ascii="Times New Roman" w:eastAsia="Times New Roman" w:hAnsi="Times New Roman" w:cs="Times New Roman"/>
          <w:sz w:val="20"/>
          <w:szCs w:val="20"/>
          <w:lang w:val="en-US"/>
        </w:rPr>
        <w:t xml:space="preserve"> (skunk, raccoon, armadillo), </w:t>
      </w:r>
      <w:r w:rsidRPr="003F54C0">
        <w:rPr>
          <w:rFonts w:ascii="Times New Roman" w:eastAsia="Times New Roman" w:hAnsi="Times New Roman" w:cs="Times New Roman"/>
          <w:i/>
          <w:iCs/>
          <w:sz w:val="20"/>
          <w:szCs w:val="20"/>
          <w:lang w:val="en-US"/>
        </w:rPr>
        <w:t>Mam 3</w:t>
      </w:r>
      <w:r w:rsidRPr="006060C4">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i/>
          <w:sz w:val="20"/>
          <w:szCs w:val="20"/>
          <w:lang w:val="en-US"/>
        </w:rPr>
        <w:t xml:space="preserve">L. </w:t>
      </w:r>
      <w:proofErr w:type="spellStart"/>
      <w:r w:rsidRPr="006060C4">
        <w:rPr>
          <w:rFonts w:ascii="Times New Roman" w:eastAsia="Times New Roman" w:hAnsi="Times New Roman" w:cs="Times New Roman"/>
          <w:i/>
          <w:sz w:val="20"/>
          <w:szCs w:val="20"/>
          <w:lang w:val="en-US"/>
        </w:rPr>
        <w:t>emiliae</w:t>
      </w:r>
      <w:proofErr w:type="spellEnd"/>
      <w:r w:rsidRPr="006060C4">
        <w:rPr>
          <w:rFonts w:ascii="Times New Roman" w:eastAsia="Times New Roman" w:hAnsi="Times New Roman" w:cs="Times New Roman"/>
          <w:sz w:val="20"/>
          <w:szCs w:val="20"/>
          <w:lang w:val="en-US"/>
        </w:rPr>
        <w:t xml:space="preserve">) and </w:t>
      </w:r>
      <w:r w:rsidRPr="003F54C0">
        <w:rPr>
          <w:rFonts w:ascii="Times New Roman" w:eastAsia="Times New Roman" w:hAnsi="Times New Roman" w:cs="Times New Roman"/>
          <w:i/>
          <w:iCs/>
          <w:sz w:val="20"/>
          <w:szCs w:val="20"/>
          <w:lang w:val="en-US"/>
        </w:rPr>
        <w:t>Mam 4</w:t>
      </w:r>
      <w:r w:rsidRPr="006060C4">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i/>
          <w:sz w:val="20"/>
          <w:szCs w:val="20"/>
          <w:lang w:val="en-US"/>
        </w:rPr>
        <w:t>Sylvilagus</w:t>
      </w:r>
      <w:r w:rsidR="003E3BB4">
        <w:rPr>
          <w:rFonts w:ascii="Times New Roman" w:eastAsia="Times New Roman" w:hAnsi="Times New Roman" w:cs="Times New Roman"/>
          <w:i/>
          <w:sz w:val="20"/>
          <w:szCs w:val="20"/>
          <w:lang w:val="en-US"/>
        </w:rPr>
        <w:t xml:space="preserve"> </w:t>
      </w:r>
      <w:proofErr w:type="spellStart"/>
      <w:r w:rsidRPr="006060C4">
        <w:rPr>
          <w:rFonts w:ascii="Times New Roman" w:eastAsia="Times New Roman" w:hAnsi="Times New Roman" w:cs="Times New Roman"/>
          <w:i/>
          <w:sz w:val="20"/>
          <w:szCs w:val="20"/>
          <w:lang w:val="en-US"/>
        </w:rPr>
        <w:t>brasiliensis</w:t>
      </w:r>
      <w:proofErr w:type="spellEnd"/>
      <w:r w:rsidRPr="006060C4">
        <w:rPr>
          <w:rFonts w:ascii="Times New Roman" w:eastAsia="Times New Roman" w:hAnsi="Times New Roman" w:cs="Times New Roman"/>
          <w:sz w:val="20"/>
          <w:szCs w:val="20"/>
          <w:lang w:val="en-US"/>
        </w:rPr>
        <w:t xml:space="preserve">); and according to the sizes </w:t>
      </w:r>
      <w:r w:rsidRPr="003F54C0">
        <w:rPr>
          <w:rFonts w:ascii="Times New Roman" w:eastAsia="Times New Roman" w:hAnsi="Times New Roman" w:cs="Times New Roman"/>
          <w:i/>
          <w:iCs/>
          <w:sz w:val="20"/>
          <w:szCs w:val="20"/>
          <w:lang w:val="en-US"/>
        </w:rPr>
        <w:t>IND L</w:t>
      </w:r>
      <w:r w:rsidRPr="006060C4">
        <w:rPr>
          <w:rFonts w:ascii="Times New Roman" w:eastAsia="Times New Roman" w:hAnsi="Times New Roman" w:cs="Times New Roman"/>
          <w:sz w:val="20"/>
          <w:szCs w:val="20"/>
          <w:lang w:val="en-US"/>
        </w:rPr>
        <w:t xml:space="preserve"> (&lt;300 mm) and </w:t>
      </w:r>
      <w:r w:rsidRPr="003F54C0">
        <w:rPr>
          <w:rFonts w:ascii="Times New Roman" w:eastAsia="Times New Roman" w:hAnsi="Times New Roman" w:cs="Times New Roman"/>
          <w:i/>
          <w:iCs/>
          <w:sz w:val="20"/>
          <w:szCs w:val="20"/>
          <w:lang w:val="en-US"/>
        </w:rPr>
        <w:t>IND B</w:t>
      </w:r>
      <w:r w:rsidRPr="006060C4">
        <w:rPr>
          <w:rFonts w:ascii="Times New Roman" w:eastAsia="Times New Roman" w:hAnsi="Times New Roman" w:cs="Times New Roman"/>
          <w:sz w:val="20"/>
          <w:szCs w:val="20"/>
          <w:lang w:val="en-US"/>
        </w:rPr>
        <w:t xml:space="preserve"> (&gt;300). </w:t>
      </w:r>
    </w:p>
    <w:p w14:paraId="4A7723AC" w14:textId="29DA82DA" w:rsidR="00EF04D4" w:rsidRDefault="00527DCE" w:rsidP="00EF04D4">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Classification of </w:t>
      </w:r>
      <w:r w:rsidR="00300B5A">
        <w:rPr>
          <w:rFonts w:ascii="Times New Roman" w:eastAsia="Times New Roman" w:hAnsi="Times New Roman" w:cs="Times New Roman"/>
          <w:sz w:val="20"/>
          <w:szCs w:val="20"/>
          <w:lang w:val="en-US"/>
        </w:rPr>
        <w:t>road-kill</w:t>
      </w:r>
      <w:r w:rsidR="00671DA6">
        <w:rPr>
          <w:rFonts w:ascii="Times New Roman" w:eastAsia="Times New Roman" w:hAnsi="Times New Roman" w:cs="Times New Roman"/>
          <w:sz w:val="20"/>
          <w:szCs w:val="20"/>
          <w:lang w:val="en-US"/>
        </w:rPr>
        <w:t>ed</w:t>
      </w:r>
      <w:r w:rsidRPr="006060C4">
        <w:rPr>
          <w:rFonts w:ascii="Times New Roman" w:eastAsia="Times New Roman" w:hAnsi="Times New Roman" w:cs="Times New Roman"/>
          <w:sz w:val="20"/>
          <w:szCs w:val="20"/>
          <w:lang w:val="en-US"/>
        </w:rPr>
        <w:t xml:space="preserve"> species according to size and ecological group was necessary for the analysis of taxa that have small to medium-sized species, in addition to different habits (Carvalho and Mira, 2011).</w:t>
      </w:r>
      <w:r w:rsidR="00B5313C" w:rsidRPr="00B5313C">
        <w:rPr>
          <w:lang w:val="en-US"/>
        </w:rPr>
        <w:t xml:space="preserve"> </w:t>
      </w:r>
      <w:r w:rsidR="00EF04D4" w:rsidRPr="00EF04D4">
        <w:rPr>
          <w:rFonts w:ascii="Times New Roman" w:eastAsia="Times New Roman" w:hAnsi="Times New Roman" w:cs="Times New Roman"/>
          <w:sz w:val="20"/>
          <w:szCs w:val="20"/>
          <w:lang w:val="en-US"/>
        </w:rPr>
        <w:t xml:space="preserve">In the case of </w:t>
      </w:r>
      <w:r w:rsidR="00671DA6">
        <w:rPr>
          <w:rFonts w:ascii="Times New Roman" w:eastAsia="Times New Roman" w:hAnsi="Times New Roman" w:cs="Times New Roman"/>
          <w:sz w:val="20"/>
          <w:szCs w:val="20"/>
          <w:lang w:val="en-US"/>
        </w:rPr>
        <w:t xml:space="preserve">the </w:t>
      </w:r>
      <w:r w:rsidR="00EF04D4" w:rsidRPr="00EF04D4">
        <w:rPr>
          <w:rFonts w:ascii="Times New Roman" w:eastAsia="Times New Roman" w:hAnsi="Times New Roman" w:cs="Times New Roman"/>
          <w:sz w:val="20"/>
          <w:szCs w:val="20"/>
          <w:lang w:val="en-US"/>
        </w:rPr>
        <w:t>mammals</w:t>
      </w:r>
      <w:r w:rsidR="00D92893">
        <w:rPr>
          <w:rFonts w:ascii="Times New Roman" w:eastAsia="Times New Roman" w:hAnsi="Times New Roman" w:cs="Times New Roman"/>
          <w:sz w:val="20"/>
          <w:szCs w:val="20"/>
          <w:lang w:val="en-US"/>
        </w:rPr>
        <w:t>’</w:t>
      </w:r>
      <w:r w:rsidR="00EF04D4" w:rsidRPr="00EF04D4">
        <w:rPr>
          <w:rFonts w:ascii="Times New Roman" w:eastAsia="Times New Roman" w:hAnsi="Times New Roman" w:cs="Times New Roman"/>
          <w:sz w:val="20"/>
          <w:szCs w:val="20"/>
          <w:lang w:val="en-US"/>
        </w:rPr>
        <w:t xml:space="preserve"> group, </w:t>
      </w:r>
      <w:r w:rsidR="00EF04D4" w:rsidRPr="00EF04D4">
        <w:rPr>
          <w:rFonts w:ascii="Times New Roman" w:eastAsia="Times New Roman" w:hAnsi="Times New Roman" w:cs="Times New Roman"/>
          <w:i/>
          <w:iCs/>
          <w:sz w:val="20"/>
          <w:szCs w:val="20"/>
          <w:lang w:val="en-US"/>
        </w:rPr>
        <w:t>Mam 1</w:t>
      </w:r>
      <w:r w:rsidR="00EF04D4" w:rsidRPr="00EF04D4">
        <w:rPr>
          <w:rFonts w:ascii="Times New Roman" w:eastAsia="Times New Roman" w:hAnsi="Times New Roman" w:cs="Times New Roman"/>
          <w:sz w:val="20"/>
          <w:szCs w:val="20"/>
          <w:lang w:val="en-US"/>
        </w:rPr>
        <w:t xml:space="preserve"> (</w:t>
      </w:r>
      <w:r w:rsidR="00EF04D4" w:rsidRPr="00EF04D4">
        <w:rPr>
          <w:rFonts w:ascii="Times New Roman" w:eastAsia="Times New Roman" w:hAnsi="Times New Roman" w:cs="Times New Roman"/>
          <w:i/>
          <w:iCs/>
          <w:sz w:val="20"/>
          <w:szCs w:val="20"/>
          <w:lang w:val="en-US"/>
        </w:rPr>
        <w:t xml:space="preserve">C. </w:t>
      </w:r>
      <w:proofErr w:type="spellStart"/>
      <w:r w:rsidR="00EF04D4" w:rsidRPr="00EF04D4">
        <w:rPr>
          <w:rFonts w:ascii="Times New Roman" w:eastAsia="Times New Roman" w:hAnsi="Times New Roman" w:cs="Times New Roman"/>
          <w:i/>
          <w:iCs/>
          <w:sz w:val="20"/>
          <w:szCs w:val="20"/>
          <w:lang w:val="en-US"/>
        </w:rPr>
        <w:t>thous</w:t>
      </w:r>
      <w:proofErr w:type="spellEnd"/>
      <w:r w:rsidR="00EF04D4" w:rsidRPr="00EF04D4">
        <w:rPr>
          <w:rFonts w:ascii="Times New Roman" w:eastAsia="Times New Roman" w:hAnsi="Times New Roman" w:cs="Times New Roman"/>
          <w:sz w:val="20"/>
          <w:szCs w:val="20"/>
          <w:lang w:val="en-US"/>
        </w:rPr>
        <w:t xml:space="preserve">) are in a separate group from the rest, due to the high number of </w:t>
      </w:r>
      <w:r w:rsidR="00300B5A">
        <w:rPr>
          <w:rFonts w:ascii="Times New Roman" w:eastAsia="Times New Roman" w:hAnsi="Times New Roman" w:cs="Times New Roman"/>
          <w:sz w:val="20"/>
          <w:szCs w:val="20"/>
          <w:lang w:val="en-US"/>
        </w:rPr>
        <w:t>road-kill</w:t>
      </w:r>
      <w:r w:rsidR="00944355">
        <w:rPr>
          <w:rFonts w:ascii="Times New Roman" w:eastAsia="Times New Roman" w:hAnsi="Times New Roman" w:cs="Times New Roman"/>
          <w:sz w:val="20"/>
          <w:szCs w:val="20"/>
          <w:lang w:val="en-US"/>
        </w:rPr>
        <w:t>ed</w:t>
      </w:r>
      <w:r w:rsidR="00300B5A" w:rsidRPr="00EF04D4">
        <w:rPr>
          <w:rFonts w:ascii="Times New Roman" w:eastAsia="Times New Roman" w:hAnsi="Times New Roman" w:cs="Times New Roman"/>
          <w:sz w:val="20"/>
          <w:szCs w:val="20"/>
          <w:lang w:val="en-US"/>
        </w:rPr>
        <w:t xml:space="preserve"> </w:t>
      </w:r>
      <w:r w:rsidR="00EF04D4" w:rsidRPr="00EF04D4">
        <w:rPr>
          <w:rFonts w:ascii="Times New Roman" w:eastAsia="Times New Roman" w:hAnsi="Times New Roman" w:cs="Times New Roman"/>
          <w:sz w:val="20"/>
          <w:szCs w:val="20"/>
          <w:lang w:val="en-US"/>
        </w:rPr>
        <w:t xml:space="preserve">individuals in relation to other mammals; </w:t>
      </w:r>
      <w:r w:rsidR="00EF04D4" w:rsidRPr="00EF04D4">
        <w:rPr>
          <w:rFonts w:ascii="Times New Roman" w:eastAsia="Times New Roman" w:hAnsi="Times New Roman" w:cs="Times New Roman"/>
          <w:i/>
          <w:iCs/>
          <w:sz w:val="20"/>
          <w:szCs w:val="20"/>
          <w:lang w:val="en-US"/>
        </w:rPr>
        <w:t>Mam 2</w:t>
      </w:r>
      <w:r w:rsidR="00EF04D4" w:rsidRPr="00EF04D4">
        <w:rPr>
          <w:rFonts w:ascii="Times New Roman" w:eastAsia="Times New Roman" w:hAnsi="Times New Roman" w:cs="Times New Roman"/>
          <w:sz w:val="20"/>
          <w:szCs w:val="20"/>
          <w:lang w:val="en-US"/>
        </w:rPr>
        <w:t xml:space="preserve"> is a group where there are mammals with generalist habits; wh</w:t>
      </w:r>
      <w:r w:rsidR="00D92893">
        <w:rPr>
          <w:rFonts w:ascii="Times New Roman" w:eastAsia="Times New Roman" w:hAnsi="Times New Roman" w:cs="Times New Roman"/>
          <w:sz w:val="20"/>
          <w:szCs w:val="20"/>
          <w:lang w:val="en-US"/>
        </w:rPr>
        <w:t>ereas</w:t>
      </w:r>
      <w:r w:rsidR="00EF04D4" w:rsidRPr="00EF04D4">
        <w:rPr>
          <w:rFonts w:ascii="Times New Roman" w:eastAsia="Times New Roman" w:hAnsi="Times New Roman" w:cs="Times New Roman"/>
          <w:sz w:val="20"/>
          <w:szCs w:val="20"/>
          <w:lang w:val="en-US"/>
        </w:rPr>
        <w:t xml:space="preserve"> </w:t>
      </w:r>
      <w:r w:rsidR="00EF04D4" w:rsidRPr="00EF04D4">
        <w:rPr>
          <w:rFonts w:ascii="Times New Roman" w:eastAsia="Times New Roman" w:hAnsi="Times New Roman" w:cs="Times New Roman"/>
          <w:i/>
          <w:iCs/>
          <w:sz w:val="20"/>
          <w:szCs w:val="20"/>
          <w:lang w:val="en-US"/>
        </w:rPr>
        <w:t xml:space="preserve">Mam 3 </w:t>
      </w:r>
      <w:r w:rsidR="00EF04D4" w:rsidRPr="00EF04D4">
        <w:rPr>
          <w:rFonts w:ascii="Times New Roman" w:eastAsia="Times New Roman" w:hAnsi="Times New Roman" w:cs="Times New Roman"/>
          <w:sz w:val="20"/>
          <w:szCs w:val="20"/>
          <w:lang w:val="en-US"/>
        </w:rPr>
        <w:t>(</w:t>
      </w:r>
      <w:r w:rsidR="00EF04D4" w:rsidRPr="00EF04D4">
        <w:rPr>
          <w:rFonts w:ascii="Times New Roman" w:eastAsia="Times New Roman" w:hAnsi="Times New Roman" w:cs="Times New Roman"/>
          <w:i/>
          <w:iCs/>
          <w:sz w:val="20"/>
          <w:szCs w:val="20"/>
          <w:lang w:val="en-US"/>
        </w:rPr>
        <w:t xml:space="preserve">L. </w:t>
      </w:r>
      <w:proofErr w:type="spellStart"/>
      <w:r w:rsidR="00EF04D4" w:rsidRPr="00EF04D4">
        <w:rPr>
          <w:rFonts w:ascii="Times New Roman" w:eastAsia="Times New Roman" w:hAnsi="Times New Roman" w:cs="Times New Roman"/>
          <w:i/>
          <w:iCs/>
          <w:sz w:val="20"/>
          <w:szCs w:val="20"/>
          <w:lang w:val="en-US"/>
        </w:rPr>
        <w:t>emiliae</w:t>
      </w:r>
      <w:proofErr w:type="spellEnd"/>
      <w:r w:rsidR="00EF04D4" w:rsidRPr="00EF04D4">
        <w:rPr>
          <w:rFonts w:ascii="Times New Roman" w:eastAsia="Times New Roman" w:hAnsi="Times New Roman" w:cs="Times New Roman"/>
          <w:i/>
          <w:iCs/>
          <w:sz w:val="20"/>
          <w:szCs w:val="20"/>
          <w:lang w:val="en-US"/>
        </w:rPr>
        <w:t>)</w:t>
      </w:r>
      <w:r w:rsidR="00EF04D4" w:rsidRPr="00EF04D4">
        <w:rPr>
          <w:rFonts w:ascii="Times New Roman" w:eastAsia="Times New Roman" w:hAnsi="Times New Roman" w:cs="Times New Roman"/>
          <w:sz w:val="20"/>
          <w:szCs w:val="20"/>
          <w:lang w:val="en-US"/>
        </w:rPr>
        <w:t xml:space="preserve"> has more restricted habits and there were only two records; and</w:t>
      </w:r>
      <w:r w:rsidR="00041A9A">
        <w:rPr>
          <w:rFonts w:ascii="Times New Roman" w:eastAsia="Times New Roman" w:hAnsi="Times New Roman" w:cs="Times New Roman"/>
          <w:sz w:val="20"/>
          <w:szCs w:val="20"/>
          <w:lang w:val="en-US"/>
        </w:rPr>
        <w:t>,</w:t>
      </w:r>
      <w:r w:rsidR="00EF04D4" w:rsidRPr="00EF04D4">
        <w:rPr>
          <w:rFonts w:ascii="Times New Roman" w:eastAsia="Times New Roman" w:hAnsi="Times New Roman" w:cs="Times New Roman"/>
          <w:sz w:val="20"/>
          <w:szCs w:val="20"/>
          <w:lang w:val="en-US"/>
        </w:rPr>
        <w:t xml:space="preserve"> lastly</w:t>
      </w:r>
      <w:r w:rsidR="00041A9A">
        <w:rPr>
          <w:rFonts w:ascii="Times New Roman" w:eastAsia="Times New Roman" w:hAnsi="Times New Roman" w:cs="Times New Roman"/>
          <w:sz w:val="20"/>
          <w:szCs w:val="20"/>
          <w:lang w:val="en-US"/>
        </w:rPr>
        <w:t>, as for</w:t>
      </w:r>
      <w:r w:rsidR="00EF04D4" w:rsidRPr="00EF04D4">
        <w:rPr>
          <w:rFonts w:ascii="Times New Roman" w:eastAsia="Times New Roman" w:hAnsi="Times New Roman" w:cs="Times New Roman"/>
          <w:sz w:val="20"/>
          <w:szCs w:val="20"/>
          <w:lang w:val="en-US"/>
        </w:rPr>
        <w:t xml:space="preserve"> </w:t>
      </w:r>
      <w:proofErr w:type="spellStart"/>
      <w:r w:rsidR="00EF04D4" w:rsidRPr="00EF04D4">
        <w:rPr>
          <w:rFonts w:ascii="Times New Roman" w:eastAsia="Times New Roman" w:hAnsi="Times New Roman" w:cs="Times New Roman"/>
          <w:i/>
          <w:iCs/>
          <w:sz w:val="20"/>
          <w:szCs w:val="20"/>
          <w:lang w:val="en-US"/>
        </w:rPr>
        <w:t>Mam</w:t>
      </w:r>
      <w:proofErr w:type="spellEnd"/>
      <w:r w:rsidR="00EF04D4" w:rsidRPr="00EF04D4">
        <w:rPr>
          <w:rFonts w:ascii="Times New Roman" w:eastAsia="Times New Roman" w:hAnsi="Times New Roman" w:cs="Times New Roman"/>
          <w:i/>
          <w:iCs/>
          <w:sz w:val="20"/>
          <w:szCs w:val="20"/>
          <w:lang w:val="en-US"/>
        </w:rPr>
        <w:t xml:space="preserve"> 4 </w:t>
      </w:r>
      <w:r w:rsidR="00EF04D4" w:rsidRPr="00EF04D4">
        <w:rPr>
          <w:rFonts w:ascii="Times New Roman" w:eastAsia="Times New Roman" w:hAnsi="Times New Roman" w:cs="Times New Roman"/>
          <w:sz w:val="20"/>
          <w:szCs w:val="20"/>
          <w:lang w:val="en-US"/>
        </w:rPr>
        <w:t>(</w:t>
      </w:r>
      <w:r w:rsidR="00EF04D4" w:rsidRPr="00EF04D4">
        <w:rPr>
          <w:rFonts w:ascii="Times New Roman" w:eastAsia="Times New Roman" w:hAnsi="Times New Roman" w:cs="Times New Roman"/>
          <w:i/>
          <w:iCs/>
          <w:sz w:val="20"/>
          <w:szCs w:val="20"/>
          <w:lang w:val="en-US"/>
        </w:rPr>
        <w:t xml:space="preserve">S. </w:t>
      </w:r>
      <w:proofErr w:type="spellStart"/>
      <w:r w:rsidR="00EF04D4" w:rsidRPr="00EF04D4">
        <w:rPr>
          <w:rFonts w:ascii="Times New Roman" w:eastAsia="Times New Roman" w:hAnsi="Times New Roman" w:cs="Times New Roman"/>
          <w:i/>
          <w:iCs/>
          <w:sz w:val="20"/>
          <w:szCs w:val="20"/>
          <w:lang w:val="en-US"/>
        </w:rPr>
        <w:t>brasiliense</w:t>
      </w:r>
      <w:proofErr w:type="spellEnd"/>
      <w:r w:rsidR="00EF04D4" w:rsidRPr="00EF04D4">
        <w:rPr>
          <w:rFonts w:ascii="Times New Roman" w:eastAsia="Times New Roman" w:hAnsi="Times New Roman" w:cs="Times New Roman"/>
          <w:sz w:val="20"/>
          <w:szCs w:val="20"/>
          <w:lang w:val="en-US"/>
        </w:rPr>
        <w:t xml:space="preserve">), there was only one occurrence and it fit within small mammals. Regarding birds, in the same way, granivores are the most hit species and are smaller in size than other birds, so they were concentrated in a separate group. Regarding </w:t>
      </w:r>
      <w:proofErr w:type="spellStart"/>
      <w:r w:rsidR="00EF04D4" w:rsidRPr="00EF04D4">
        <w:rPr>
          <w:rFonts w:ascii="Times New Roman" w:eastAsia="Times New Roman" w:hAnsi="Times New Roman" w:cs="Times New Roman"/>
          <w:sz w:val="20"/>
          <w:szCs w:val="20"/>
          <w:lang w:val="en-US"/>
        </w:rPr>
        <w:t>saprophages</w:t>
      </w:r>
      <w:proofErr w:type="spellEnd"/>
      <w:r w:rsidR="00EF04D4" w:rsidRPr="00EF04D4">
        <w:rPr>
          <w:rFonts w:ascii="Times New Roman" w:eastAsia="Times New Roman" w:hAnsi="Times New Roman" w:cs="Times New Roman"/>
          <w:sz w:val="20"/>
          <w:szCs w:val="20"/>
          <w:lang w:val="en-US"/>
        </w:rPr>
        <w:t xml:space="preserve">, due to their habits, which even interfere </w:t>
      </w:r>
      <w:r w:rsidR="004E022E">
        <w:rPr>
          <w:rFonts w:ascii="Times New Roman" w:eastAsia="Times New Roman" w:hAnsi="Times New Roman" w:cs="Times New Roman"/>
          <w:sz w:val="20"/>
          <w:szCs w:val="20"/>
          <w:lang w:val="en-US"/>
        </w:rPr>
        <w:t>with</w:t>
      </w:r>
      <w:r w:rsidR="00EF04D4" w:rsidRPr="00EF04D4">
        <w:rPr>
          <w:rFonts w:ascii="Times New Roman" w:eastAsia="Times New Roman" w:hAnsi="Times New Roman" w:cs="Times New Roman"/>
          <w:sz w:val="20"/>
          <w:szCs w:val="20"/>
          <w:lang w:val="en-US"/>
        </w:rPr>
        <w:t xml:space="preserve"> the removal of other individuals</w:t>
      </w:r>
      <w:r w:rsidR="001B177E">
        <w:rPr>
          <w:rFonts w:ascii="Times New Roman" w:eastAsia="Times New Roman" w:hAnsi="Times New Roman" w:cs="Times New Roman"/>
          <w:sz w:val="20"/>
          <w:szCs w:val="20"/>
          <w:lang w:val="en-US"/>
        </w:rPr>
        <w:t>’ carcasses</w:t>
      </w:r>
      <w:r w:rsidR="00EF04D4" w:rsidRPr="00EF04D4">
        <w:rPr>
          <w:rFonts w:ascii="Times New Roman" w:eastAsia="Times New Roman" w:hAnsi="Times New Roman" w:cs="Times New Roman"/>
          <w:sz w:val="20"/>
          <w:szCs w:val="20"/>
          <w:lang w:val="en-US"/>
        </w:rPr>
        <w:t>, they were separated from the other birds. As for reptiles, the two groups have different habits</w:t>
      </w:r>
      <w:r w:rsidR="00061EC8">
        <w:rPr>
          <w:rFonts w:ascii="Times New Roman" w:eastAsia="Times New Roman" w:hAnsi="Times New Roman" w:cs="Times New Roman"/>
          <w:sz w:val="20"/>
          <w:szCs w:val="20"/>
          <w:lang w:val="en-US"/>
        </w:rPr>
        <w:t>:</w:t>
      </w:r>
      <w:r w:rsidR="00EF04D4" w:rsidRPr="00EF04D4">
        <w:rPr>
          <w:rFonts w:ascii="Times New Roman" w:eastAsia="Times New Roman" w:hAnsi="Times New Roman" w:cs="Times New Roman"/>
          <w:sz w:val="20"/>
          <w:szCs w:val="20"/>
          <w:lang w:val="en-US"/>
        </w:rPr>
        <w:t xml:space="preserve"> while turtles are aquatic, snakes and lizards have a terrestrial habit.</w:t>
      </w:r>
    </w:p>
    <w:p w14:paraId="3BF84BB2" w14:textId="77777777" w:rsidR="00EF04D4" w:rsidRDefault="00EF04D4" w:rsidP="00EF04D4">
      <w:pPr>
        <w:spacing w:after="0" w:line="240" w:lineRule="auto"/>
        <w:jc w:val="both"/>
        <w:rPr>
          <w:rFonts w:ascii="Times New Roman" w:eastAsia="Times New Roman" w:hAnsi="Times New Roman" w:cs="Times New Roman"/>
          <w:sz w:val="20"/>
          <w:szCs w:val="20"/>
          <w:lang w:val="en-US"/>
        </w:rPr>
      </w:pPr>
    </w:p>
    <w:p w14:paraId="719A1754" w14:textId="41BE9C9C" w:rsidR="00E771BE" w:rsidRPr="0008007E" w:rsidRDefault="00527DCE" w:rsidP="00EF04D4">
      <w:pPr>
        <w:spacing w:after="0" w:line="240" w:lineRule="auto"/>
        <w:jc w:val="both"/>
        <w:rPr>
          <w:rFonts w:ascii="Times New Roman" w:eastAsia="Times New Roman" w:hAnsi="Times New Roman" w:cs="Times New Roman"/>
          <w:b/>
          <w:bCs/>
          <w:iCs/>
          <w:sz w:val="20"/>
          <w:szCs w:val="20"/>
          <w:lang w:val="en-US"/>
        </w:rPr>
      </w:pPr>
      <w:r w:rsidRPr="0008007E">
        <w:rPr>
          <w:rFonts w:ascii="Times New Roman" w:eastAsia="Times New Roman" w:hAnsi="Times New Roman" w:cs="Times New Roman"/>
          <w:b/>
          <w:bCs/>
          <w:iCs/>
          <w:sz w:val="20"/>
          <w:szCs w:val="20"/>
          <w:lang w:val="en-US"/>
        </w:rPr>
        <w:t xml:space="preserve">3.3 </w:t>
      </w:r>
      <w:r w:rsidR="00300B5A">
        <w:rPr>
          <w:rFonts w:ascii="Times New Roman" w:eastAsia="Times New Roman" w:hAnsi="Times New Roman" w:cs="Times New Roman"/>
          <w:b/>
          <w:bCs/>
          <w:iCs/>
          <w:sz w:val="20"/>
          <w:szCs w:val="20"/>
          <w:lang w:val="en-US"/>
        </w:rPr>
        <w:t>Road-kill</w:t>
      </w:r>
      <w:r w:rsidRPr="0008007E">
        <w:rPr>
          <w:rFonts w:ascii="Times New Roman" w:eastAsia="Times New Roman" w:hAnsi="Times New Roman" w:cs="Times New Roman"/>
          <w:b/>
          <w:bCs/>
          <w:iCs/>
          <w:sz w:val="20"/>
          <w:szCs w:val="20"/>
          <w:lang w:val="en-US"/>
        </w:rPr>
        <w:t xml:space="preserve"> rate</w:t>
      </w:r>
    </w:p>
    <w:p w14:paraId="3F7DD698" w14:textId="77777777" w:rsidR="00E771BE" w:rsidRPr="006060C4" w:rsidRDefault="00E771BE">
      <w:pPr>
        <w:spacing w:after="0" w:line="240" w:lineRule="auto"/>
        <w:ind w:firstLine="708"/>
        <w:jc w:val="both"/>
        <w:rPr>
          <w:rFonts w:ascii="Times New Roman" w:eastAsia="Times New Roman" w:hAnsi="Times New Roman" w:cs="Times New Roman"/>
          <w:sz w:val="20"/>
          <w:szCs w:val="20"/>
          <w:lang w:val="en-US"/>
        </w:rPr>
      </w:pPr>
    </w:p>
    <w:p w14:paraId="599E6068" w14:textId="3EDAB645" w:rsidR="00E771BE" w:rsidRPr="006060C4" w:rsidRDefault="00B26585">
      <w:pPr>
        <w:spacing w:after="0" w:line="240" w:lineRule="auto"/>
        <w:ind w:firstLine="708"/>
        <w:jc w:val="both"/>
        <w:rPr>
          <w:rFonts w:ascii="Times New Roman" w:eastAsia="Times New Roman" w:hAnsi="Times New Roman" w:cs="Times New Roman"/>
          <w:sz w:val="20"/>
          <w:szCs w:val="20"/>
          <w:lang w:val="en-US"/>
        </w:rPr>
      </w:pPr>
      <w:proofErr w:type="gramStart"/>
      <w:r>
        <w:rPr>
          <w:rFonts w:ascii="Times New Roman" w:eastAsia="Times New Roman" w:hAnsi="Times New Roman" w:cs="Times New Roman"/>
          <w:sz w:val="20"/>
          <w:szCs w:val="20"/>
          <w:lang w:val="en-US"/>
        </w:rPr>
        <w:t>I</w:t>
      </w:r>
      <w:r w:rsidR="00427715">
        <w:rPr>
          <w:rFonts w:ascii="Times New Roman" w:eastAsia="Times New Roman" w:hAnsi="Times New Roman" w:cs="Times New Roman"/>
          <w:sz w:val="20"/>
          <w:szCs w:val="20"/>
          <w:lang w:val="en-US"/>
        </w:rPr>
        <w:t>n order t</w:t>
      </w:r>
      <w:r w:rsidR="00527DCE" w:rsidRPr="006060C4">
        <w:rPr>
          <w:rFonts w:ascii="Times New Roman" w:eastAsia="Times New Roman" w:hAnsi="Times New Roman" w:cs="Times New Roman"/>
          <w:sz w:val="20"/>
          <w:szCs w:val="20"/>
          <w:lang w:val="en-US"/>
        </w:rPr>
        <w:t>o</w:t>
      </w:r>
      <w:proofErr w:type="gramEnd"/>
      <w:r w:rsidR="00527DCE" w:rsidRPr="006060C4">
        <w:rPr>
          <w:rFonts w:ascii="Times New Roman" w:eastAsia="Times New Roman" w:hAnsi="Times New Roman" w:cs="Times New Roman"/>
          <w:sz w:val="20"/>
          <w:szCs w:val="20"/>
          <w:lang w:val="en-US"/>
        </w:rPr>
        <w:t xml:space="preserve"> estimate the </w:t>
      </w:r>
      <w:r w:rsidR="00300B5A">
        <w:rPr>
          <w:rFonts w:ascii="Times New Roman" w:eastAsia="Times New Roman" w:hAnsi="Times New Roman" w:cs="Times New Roman"/>
          <w:sz w:val="20"/>
          <w:szCs w:val="20"/>
          <w:lang w:val="en-US"/>
        </w:rPr>
        <w:t>road-kill</w:t>
      </w:r>
      <w:r w:rsidR="00527DCE" w:rsidRPr="006060C4">
        <w:rPr>
          <w:rFonts w:ascii="Times New Roman" w:eastAsia="Times New Roman" w:hAnsi="Times New Roman" w:cs="Times New Roman"/>
          <w:sz w:val="20"/>
          <w:szCs w:val="20"/>
          <w:lang w:val="en-US"/>
        </w:rPr>
        <w:t xml:space="preserve"> rate, equation 1 was used (Teixeira et al.</w:t>
      </w:r>
      <w:r w:rsidR="003646A0">
        <w:rPr>
          <w:rFonts w:ascii="Times New Roman" w:eastAsia="Times New Roman" w:hAnsi="Times New Roman" w:cs="Times New Roman"/>
          <w:sz w:val="20"/>
          <w:szCs w:val="20"/>
          <w:lang w:val="en-US"/>
        </w:rPr>
        <w:t>,</w:t>
      </w:r>
      <w:r w:rsidR="00527DCE" w:rsidRPr="006060C4">
        <w:rPr>
          <w:rFonts w:ascii="Times New Roman" w:eastAsia="Times New Roman" w:hAnsi="Times New Roman" w:cs="Times New Roman"/>
          <w:sz w:val="20"/>
          <w:szCs w:val="20"/>
          <w:lang w:val="en-US"/>
        </w:rPr>
        <w:t xml:space="preserve"> 2013):</w:t>
      </w:r>
    </w:p>
    <w:p w14:paraId="2BE551CB" w14:textId="77777777" w:rsidR="00E771BE" w:rsidRDefault="00527DC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p w14:paraId="09506B1E" w14:textId="77777777" w:rsidR="00F03A91" w:rsidRPr="0001260C" w:rsidRDefault="00F03A91" w:rsidP="00F03A91">
      <w:pPr>
        <w:jc w:val="both"/>
        <w:rPr>
          <w:rFonts w:ascii="Times New Roman" w:hAnsi="Times New Roman" w:cs="Times New Roman"/>
          <w:sz w:val="20"/>
          <w:szCs w:val="20"/>
          <w:lang w:val="en-US"/>
        </w:rPr>
      </w:pPr>
      <m:oMathPara>
        <m:oMath>
          <m:r>
            <w:rPr>
              <w:rFonts w:ascii="Cambria Math" w:hAnsi="Cambria Math" w:cs="Times New Roman"/>
              <w:sz w:val="20"/>
              <w:szCs w:val="20"/>
            </w:rPr>
            <m:t>N=</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i=0</m:t>
              </m:r>
            </m:sub>
            <m:sup>
              <m:r>
                <w:rPr>
                  <w:rFonts w:ascii="Cambria Math" w:hAnsi="Cambria Math" w:cs="Times New Roman"/>
                  <w:sz w:val="20"/>
                  <w:szCs w:val="20"/>
                </w:rPr>
                <m:t>n-1</m:t>
              </m:r>
            </m:sup>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r>
                <w:rPr>
                  <w:rFonts w:ascii="Cambria Math" w:hAnsi="Cambria Math" w:cs="Times New Roman"/>
                  <w:sz w:val="20"/>
                  <w:szCs w:val="20"/>
                </w:rPr>
                <m:t>=λ</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R</m:t>
                  </m:r>
                </m:sub>
              </m:sSub>
            </m:e>
          </m:nary>
          <m:r>
            <w:rPr>
              <w:rFonts w:ascii="Cambria Math" w:hAnsi="Cambria Math" w:cs="Times New Roman"/>
              <w:sz w:val="20"/>
              <w:szCs w:val="20"/>
            </w:rPr>
            <m:t>p</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i=0</m:t>
              </m:r>
            </m:sub>
            <m:sup>
              <m:r>
                <w:rPr>
                  <w:rFonts w:ascii="Cambria Math" w:hAnsi="Cambria Math" w:cs="Times New Roman"/>
                  <w:sz w:val="20"/>
                  <w:szCs w:val="20"/>
                </w:rPr>
                <m:t>n-1</m:t>
              </m:r>
            </m:sup>
            <m:e>
              <m:r>
                <w:rPr>
                  <w:rFonts w:ascii="Cambria Math" w:hAnsi="Cambria Math" w:cs="Times New Roman"/>
                  <w:sz w:val="20"/>
                  <w:szCs w:val="20"/>
                </w:rPr>
                <m:t>( 1-</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j=1</m:t>
                  </m:r>
                </m:sub>
                <m:sup>
                  <m:r>
                    <w:rPr>
                      <w:rFonts w:ascii="Cambria Math" w:hAnsi="Cambria Math" w:cs="Times New Roman"/>
                      <w:sz w:val="20"/>
                      <w:szCs w:val="20"/>
                    </w:rPr>
                    <m:t>i</m:t>
                  </m:r>
                </m:sup>
                <m:e>
                  <m:sSup>
                    <m:sSupPr>
                      <m:ctrlPr>
                        <w:rPr>
                          <w:rFonts w:ascii="Cambria Math" w:hAnsi="Cambria Math" w:cs="Times New Roman"/>
                          <w:i/>
                          <w:sz w:val="20"/>
                          <w:szCs w:val="20"/>
                        </w:rPr>
                      </m:ctrlPr>
                    </m:sSupPr>
                    <m:e>
                      <m:r>
                        <w:rPr>
                          <w:rFonts w:ascii="Cambria Math" w:hAnsi="Cambria Math" w:cs="Times New Roman"/>
                          <w:sz w:val="20"/>
                          <w:szCs w:val="20"/>
                        </w:rPr>
                        <m:t>e</m:t>
                      </m:r>
                    </m:e>
                    <m:sup>
                      <m:f>
                        <m:fPr>
                          <m:ctrlPr>
                            <w:rPr>
                              <w:rFonts w:ascii="Cambria Math" w:hAnsi="Cambria Math" w:cs="Times New Roman"/>
                              <w:i/>
                              <w:sz w:val="20"/>
                              <w:szCs w:val="20"/>
                            </w:rPr>
                          </m:ctrlPr>
                        </m:fPr>
                        <m:num>
                          <m:r>
                            <w:rPr>
                              <w:rFonts w:ascii="Cambria Math" w:hAnsi="Cambria Math" w:cs="Times New Roman"/>
                              <w:sz w:val="20"/>
                              <w:szCs w:val="20"/>
                            </w:rPr>
                            <m:t>j</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S</m:t>
                              </m:r>
                            </m:sub>
                          </m:sSub>
                        </m:num>
                        <m:den>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R</m:t>
                              </m:r>
                            </m:sub>
                          </m:sSub>
                        </m:den>
                      </m:f>
                    </m:sup>
                  </m:sSup>
                </m:e>
              </m:nary>
            </m:e>
          </m:nary>
          <m:r>
            <w:rPr>
              <w:rFonts w:ascii="Cambria Math" w:hAnsi="Cambria Math" w:cs="Times New Roman"/>
              <w:sz w:val="20"/>
              <w:szCs w:val="20"/>
            </w:rPr>
            <m:t>p</m:t>
          </m:r>
          <m:sSup>
            <m:sSupPr>
              <m:ctrlPr>
                <w:rPr>
                  <w:rFonts w:ascii="Cambria Math" w:hAnsi="Cambria Math" w:cs="Times New Roman"/>
                  <w:i/>
                  <w:sz w:val="20"/>
                  <w:szCs w:val="20"/>
                </w:rPr>
              </m:ctrlPr>
            </m:sSupPr>
            <m:e>
              <m:r>
                <w:rPr>
                  <w:rFonts w:ascii="Cambria Math" w:hAnsi="Cambria Math" w:cs="Times New Roman"/>
                  <w:sz w:val="20"/>
                  <w:szCs w:val="20"/>
                </w:rPr>
                <m:t>(1-p)</m:t>
              </m:r>
            </m:e>
            <m:sup>
              <m:r>
                <w:rPr>
                  <w:rFonts w:ascii="Cambria Math" w:hAnsi="Cambria Math" w:cs="Times New Roman"/>
                  <w:sz w:val="20"/>
                  <w:szCs w:val="20"/>
                </w:rPr>
                <m:t xml:space="preserve">j-1 </m:t>
              </m:r>
            </m:sup>
          </m:sSup>
          <m:r>
            <w:rPr>
              <w:rFonts w:ascii="Cambria Math" w:hAnsi="Cambria Math" w:cs="Times New Roman"/>
              <w:sz w:val="20"/>
              <w:szCs w:val="20"/>
            </w:rPr>
            <m:t>)</m:t>
          </m:r>
        </m:oMath>
      </m:oMathPara>
    </w:p>
    <w:p w14:paraId="27CD4803" w14:textId="77777777" w:rsidR="00F03A91" w:rsidRDefault="00F03A91">
      <w:pPr>
        <w:spacing w:after="0" w:line="240" w:lineRule="auto"/>
        <w:ind w:firstLine="709"/>
        <w:jc w:val="both"/>
        <w:rPr>
          <w:rFonts w:ascii="Times New Roman" w:eastAsia="Times New Roman" w:hAnsi="Times New Roman" w:cs="Times New Roman"/>
          <w:sz w:val="20"/>
          <w:szCs w:val="20"/>
          <w:lang w:val="en-US"/>
        </w:rPr>
      </w:pPr>
    </w:p>
    <w:p w14:paraId="1943728C" w14:textId="27B9479E" w:rsidR="00E771BE" w:rsidRPr="006060C4" w:rsidRDefault="00527DCE">
      <w:pPr>
        <w:spacing w:after="0" w:line="240" w:lineRule="auto"/>
        <w:ind w:firstLine="709"/>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Where </w:t>
      </w:r>
      <w:r w:rsidRPr="00921BBD">
        <w:rPr>
          <w:rFonts w:ascii="Times New Roman" w:eastAsia="Times New Roman" w:hAnsi="Times New Roman" w:cs="Times New Roman"/>
          <w:i/>
          <w:iCs/>
          <w:sz w:val="20"/>
          <w:szCs w:val="20"/>
          <w:lang w:val="en-US"/>
        </w:rPr>
        <w:t>N</w:t>
      </w:r>
      <w:r w:rsidRPr="006060C4">
        <w:rPr>
          <w:rFonts w:ascii="Times New Roman" w:eastAsia="Times New Roman" w:hAnsi="Times New Roman" w:cs="Times New Roman"/>
          <w:sz w:val="20"/>
          <w:szCs w:val="20"/>
          <w:lang w:val="en-US"/>
        </w:rPr>
        <w:t xml:space="preserve"> is the number of carcasses found </w:t>
      </w:r>
      <w:r w:rsidR="001366A0">
        <w:rPr>
          <w:rFonts w:ascii="Times New Roman" w:eastAsia="Times New Roman" w:hAnsi="Times New Roman" w:cs="Times New Roman"/>
          <w:sz w:val="20"/>
          <w:szCs w:val="20"/>
          <w:lang w:val="en-US"/>
        </w:rPr>
        <w:t>throughout the</w:t>
      </w:r>
      <w:r w:rsidRPr="006060C4">
        <w:rPr>
          <w:rFonts w:ascii="Times New Roman" w:eastAsia="Times New Roman" w:hAnsi="Times New Roman" w:cs="Times New Roman"/>
          <w:sz w:val="20"/>
          <w:szCs w:val="20"/>
          <w:lang w:val="en-US"/>
        </w:rPr>
        <w:t xml:space="preserve"> </w:t>
      </w:r>
      <w:r w:rsidR="006060C4" w:rsidRPr="006060C4">
        <w:rPr>
          <w:rFonts w:ascii="Times New Roman" w:eastAsia="Times New Roman" w:hAnsi="Times New Roman" w:cs="Times New Roman"/>
          <w:sz w:val="20"/>
          <w:szCs w:val="20"/>
          <w:lang w:val="en-US"/>
        </w:rPr>
        <w:t>monitoring</w:t>
      </w:r>
      <w:r w:rsidRPr="006060C4">
        <w:rPr>
          <w:rFonts w:ascii="Times New Roman" w:eastAsia="Times New Roman" w:hAnsi="Times New Roman" w:cs="Times New Roman"/>
          <w:sz w:val="20"/>
          <w:szCs w:val="20"/>
          <w:lang w:val="en-US"/>
        </w:rPr>
        <w:t xml:space="preserve">, </w:t>
      </w:r>
      <w:r w:rsidRPr="00921BBD">
        <w:rPr>
          <w:rFonts w:ascii="Times New Roman" w:eastAsia="Times New Roman" w:hAnsi="Times New Roman" w:cs="Times New Roman"/>
          <w:i/>
          <w:iCs/>
          <w:sz w:val="20"/>
          <w:szCs w:val="20"/>
          <w:lang w:val="en-US"/>
        </w:rPr>
        <w:t>p</w:t>
      </w:r>
      <w:r w:rsidRPr="006060C4">
        <w:rPr>
          <w:rFonts w:ascii="Times New Roman" w:eastAsia="Times New Roman" w:hAnsi="Times New Roman" w:cs="Times New Roman"/>
          <w:sz w:val="20"/>
          <w:szCs w:val="20"/>
          <w:lang w:val="en-US"/>
        </w:rPr>
        <w:t xml:space="preserve"> </w:t>
      </w:r>
      <w:r w:rsidR="001366A0">
        <w:rPr>
          <w:rFonts w:ascii="Times New Roman" w:eastAsia="Times New Roman" w:hAnsi="Times New Roman" w:cs="Times New Roman"/>
          <w:sz w:val="20"/>
          <w:szCs w:val="20"/>
          <w:lang w:val="en-US"/>
        </w:rPr>
        <w:t xml:space="preserve">is </w:t>
      </w:r>
      <w:r w:rsidRPr="006060C4">
        <w:rPr>
          <w:rFonts w:ascii="Times New Roman" w:eastAsia="Times New Roman" w:hAnsi="Times New Roman" w:cs="Times New Roman"/>
          <w:sz w:val="20"/>
          <w:szCs w:val="20"/>
          <w:lang w:val="en-US"/>
        </w:rPr>
        <w:t xml:space="preserve">the </w:t>
      </w:r>
      <w:r w:rsidR="002E6CB5">
        <w:rPr>
          <w:rFonts w:ascii="Times New Roman" w:eastAsia="Times New Roman" w:hAnsi="Times New Roman" w:cs="Times New Roman"/>
          <w:sz w:val="20"/>
          <w:szCs w:val="20"/>
          <w:lang w:val="en-US"/>
        </w:rPr>
        <w:t xml:space="preserve">observers’ </w:t>
      </w:r>
      <w:r w:rsidRPr="006060C4">
        <w:rPr>
          <w:rFonts w:ascii="Times New Roman" w:eastAsia="Times New Roman" w:hAnsi="Times New Roman" w:cs="Times New Roman"/>
          <w:sz w:val="20"/>
          <w:szCs w:val="20"/>
          <w:lang w:val="en-US"/>
        </w:rPr>
        <w:t xml:space="preserve">detection efficiency, </w:t>
      </w:r>
      <w:r w:rsidRPr="00921BBD">
        <w:rPr>
          <w:rFonts w:ascii="Times New Roman" w:eastAsia="Times New Roman" w:hAnsi="Times New Roman" w:cs="Times New Roman"/>
          <w:i/>
          <w:iCs/>
          <w:sz w:val="20"/>
          <w:szCs w:val="20"/>
          <w:lang w:val="en-US"/>
        </w:rPr>
        <w:t>TR</w:t>
      </w:r>
      <w:r w:rsidRPr="006060C4">
        <w:rPr>
          <w:rFonts w:ascii="Times New Roman" w:eastAsia="Times New Roman" w:hAnsi="Times New Roman" w:cs="Times New Roman"/>
          <w:sz w:val="20"/>
          <w:szCs w:val="20"/>
          <w:lang w:val="en-US"/>
        </w:rPr>
        <w:t xml:space="preserve"> </w:t>
      </w:r>
      <w:r w:rsidR="001366A0">
        <w:rPr>
          <w:rFonts w:ascii="Times New Roman" w:eastAsia="Times New Roman" w:hAnsi="Times New Roman" w:cs="Times New Roman"/>
          <w:sz w:val="20"/>
          <w:szCs w:val="20"/>
          <w:lang w:val="en-US"/>
        </w:rPr>
        <w:t xml:space="preserve">is </w:t>
      </w:r>
      <w:r w:rsidRPr="006060C4">
        <w:rPr>
          <w:rFonts w:ascii="Times New Roman" w:eastAsia="Times New Roman" w:hAnsi="Times New Roman" w:cs="Times New Roman"/>
          <w:sz w:val="20"/>
          <w:szCs w:val="20"/>
          <w:lang w:val="en-US"/>
        </w:rPr>
        <w:t xml:space="preserve">the </w:t>
      </w:r>
      <w:del w:id="9" w:author="lutebio@outlook.com" w:date="2021-05-11T17:12:00Z">
        <w:r w:rsidRPr="006060C4" w:rsidDel="00771C52">
          <w:rPr>
            <w:rFonts w:ascii="Times New Roman" w:eastAsia="Times New Roman" w:hAnsi="Times New Roman" w:cs="Times New Roman"/>
            <w:sz w:val="20"/>
            <w:szCs w:val="20"/>
            <w:lang w:val="en-US"/>
          </w:rPr>
          <w:delText>time to remove carcasses</w:delText>
        </w:r>
      </w:del>
      <w:ins w:id="10" w:author="lutebio@outlook.com" w:date="2021-05-11T17:12:00Z">
        <w:r w:rsidR="00771C52">
          <w:rPr>
            <w:rFonts w:ascii="Times New Roman" w:eastAsia="Times New Roman" w:hAnsi="Times New Roman" w:cs="Times New Roman"/>
            <w:sz w:val="20"/>
            <w:szCs w:val="20"/>
            <w:lang w:val="en-US"/>
          </w:rPr>
          <w:t>persi</w:t>
        </w:r>
      </w:ins>
      <w:ins w:id="11" w:author="lutebio@outlook.com" w:date="2021-05-11T17:13:00Z">
        <w:r w:rsidR="00771C52">
          <w:rPr>
            <w:rFonts w:ascii="Times New Roman" w:eastAsia="Times New Roman" w:hAnsi="Times New Roman" w:cs="Times New Roman"/>
            <w:sz w:val="20"/>
            <w:szCs w:val="20"/>
            <w:lang w:val="en-US"/>
          </w:rPr>
          <w:t>s</w:t>
        </w:r>
      </w:ins>
      <w:ins w:id="12" w:author="lutebio@outlook.com" w:date="2021-05-11T17:12:00Z">
        <w:r w:rsidR="00771C52">
          <w:rPr>
            <w:rFonts w:ascii="Times New Roman" w:eastAsia="Times New Roman" w:hAnsi="Times New Roman" w:cs="Times New Roman"/>
            <w:sz w:val="20"/>
            <w:szCs w:val="20"/>
            <w:lang w:val="en-US"/>
          </w:rPr>
          <w:t>tence time</w:t>
        </w:r>
      </w:ins>
      <w:r w:rsidRPr="006060C4">
        <w:rPr>
          <w:rFonts w:ascii="Times New Roman" w:eastAsia="Times New Roman" w:hAnsi="Times New Roman" w:cs="Times New Roman"/>
          <w:sz w:val="20"/>
          <w:szCs w:val="20"/>
          <w:lang w:val="en-US"/>
        </w:rPr>
        <w:t xml:space="preserve"> and </w:t>
      </w:r>
      <w:r w:rsidRPr="00921BBD">
        <w:rPr>
          <w:rFonts w:ascii="Times New Roman" w:eastAsia="Times New Roman" w:hAnsi="Times New Roman" w:cs="Times New Roman"/>
          <w:i/>
          <w:iCs/>
          <w:sz w:val="20"/>
          <w:szCs w:val="20"/>
          <w:lang w:val="en-US"/>
        </w:rPr>
        <w:t>TS</w:t>
      </w:r>
      <w:r w:rsidRPr="006060C4">
        <w:rPr>
          <w:rFonts w:ascii="Times New Roman" w:eastAsia="Times New Roman" w:hAnsi="Times New Roman" w:cs="Times New Roman"/>
          <w:sz w:val="20"/>
          <w:szCs w:val="20"/>
          <w:lang w:val="en-US"/>
        </w:rPr>
        <w:t xml:space="preserve"> </w:t>
      </w:r>
      <w:r w:rsidR="001366A0">
        <w:rPr>
          <w:rFonts w:ascii="Times New Roman" w:eastAsia="Times New Roman" w:hAnsi="Times New Roman" w:cs="Times New Roman"/>
          <w:sz w:val="20"/>
          <w:szCs w:val="20"/>
          <w:lang w:val="en-US"/>
        </w:rPr>
        <w:t xml:space="preserve">is </w:t>
      </w:r>
      <w:r w:rsidRPr="006060C4">
        <w:rPr>
          <w:rFonts w:ascii="Times New Roman" w:eastAsia="Times New Roman" w:hAnsi="Times New Roman" w:cs="Times New Roman"/>
          <w:sz w:val="20"/>
          <w:szCs w:val="20"/>
          <w:lang w:val="en-US"/>
        </w:rPr>
        <w:t xml:space="preserve">the interval between samples (Taylor and Goldingay, 2004; Slater, 2002). The total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rates were calculated by taxon, ecological </w:t>
      </w:r>
      <w:proofErr w:type="gramStart"/>
      <w:r w:rsidRPr="006060C4">
        <w:rPr>
          <w:rFonts w:ascii="Times New Roman" w:eastAsia="Times New Roman" w:hAnsi="Times New Roman" w:cs="Times New Roman"/>
          <w:sz w:val="20"/>
          <w:szCs w:val="20"/>
          <w:lang w:val="en-US"/>
        </w:rPr>
        <w:t>group</w:t>
      </w:r>
      <w:proofErr w:type="gramEnd"/>
      <w:r w:rsidRPr="006060C4">
        <w:rPr>
          <w:rFonts w:ascii="Times New Roman" w:eastAsia="Times New Roman" w:hAnsi="Times New Roman" w:cs="Times New Roman"/>
          <w:sz w:val="20"/>
          <w:szCs w:val="20"/>
          <w:lang w:val="en-US"/>
        </w:rPr>
        <w:t xml:space="preserve"> and </w:t>
      </w:r>
      <w:commentRangeStart w:id="13"/>
      <w:r w:rsidRPr="006060C4">
        <w:rPr>
          <w:rFonts w:ascii="Times New Roman" w:eastAsia="Times New Roman" w:hAnsi="Times New Roman" w:cs="Times New Roman"/>
          <w:sz w:val="20"/>
          <w:szCs w:val="20"/>
          <w:lang w:val="en-US"/>
        </w:rPr>
        <w:t>size</w:t>
      </w:r>
      <w:commentRangeEnd w:id="13"/>
      <w:r w:rsidR="00345B86">
        <w:rPr>
          <w:rStyle w:val="Refdecomentrio"/>
        </w:rPr>
        <w:commentReference w:id="13"/>
      </w:r>
      <w:r w:rsidRPr="006060C4">
        <w:rPr>
          <w:rFonts w:ascii="Times New Roman" w:eastAsia="Times New Roman" w:hAnsi="Times New Roman" w:cs="Times New Roman"/>
          <w:sz w:val="20"/>
          <w:szCs w:val="20"/>
          <w:lang w:val="en-US"/>
        </w:rPr>
        <w:t>.</w:t>
      </w:r>
    </w:p>
    <w:p w14:paraId="54EDBC43" w14:textId="4C670E7F" w:rsidR="00385B4D" w:rsidRDefault="00527DCE" w:rsidP="00385B4D">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The mammalian and reptile taxa and the </w:t>
      </w:r>
      <w:r w:rsidRPr="00990802">
        <w:rPr>
          <w:rFonts w:ascii="Times New Roman" w:eastAsia="Times New Roman" w:hAnsi="Times New Roman" w:cs="Times New Roman"/>
          <w:i/>
          <w:iCs/>
          <w:sz w:val="20"/>
          <w:szCs w:val="20"/>
          <w:lang w:val="en-US"/>
        </w:rPr>
        <w:t>IND</w:t>
      </w:r>
      <w:r w:rsidRPr="006060C4">
        <w:rPr>
          <w:rFonts w:ascii="Times New Roman" w:eastAsia="Times New Roman" w:hAnsi="Times New Roman" w:cs="Times New Roman"/>
          <w:sz w:val="20"/>
          <w:szCs w:val="20"/>
          <w:lang w:val="en-US"/>
        </w:rPr>
        <w:t xml:space="preserve"> </w:t>
      </w:r>
      <w:r w:rsidRPr="00990802">
        <w:rPr>
          <w:rFonts w:ascii="Times New Roman" w:eastAsia="Times New Roman" w:hAnsi="Times New Roman" w:cs="Times New Roman"/>
          <w:i/>
          <w:iCs/>
          <w:sz w:val="20"/>
          <w:szCs w:val="20"/>
          <w:lang w:val="en-US"/>
        </w:rPr>
        <w:t>B</w:t>
      </w:r>
      <w:r w:rsidRPr="006060C4">
        <w:rPr>
          <w:rFonts w:ascii="Times New Roman" w:eastAsia="Times New Roman" w:hAnsi="Times New Roman" w:cs="Times New Roman"/>
          <w:sz w:val="20"/>
          <w:szCs w:val="20"/>
          <w:lang w:val="en-US"/>
        </w:rPr>
        <w:t xml:space="preserve"> group showed </w:t>
      </w:r>
      <w:r w:rsidRPr="00921BBD">
        <w:rPr>
          <w:rFonts w:ascii="Times New Roman" w:eastAsia="Times New Roman" w:hAnsi="Times New Roman" w:cs="Times New Roman"/>
          <w:i/>
          <w:iCs/>
          <w:sz w:val="20"/>
          <w:szCs w:val="20"/>
          <w:lang w:val="en-US"/>
        </w:rPr>
        <w:t>p</w:t>
      </w:r>
      <w:r w:rsidR="001366A0">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t xml:space="preserve">=100%. The other taxa and the </w:t>
      </w:r>
      <w:r w:rsidRPr="00990802">
        <w:rPr>
          <w:rFonts w:ascii="Times New Roman" w:eastAsia="Times New Roman" w:hAnsi="Times New Roman" w:cs="Times New Roman"/>
          <w:i/>
          <w:iCs/>
          <w:sz w:val="20"/>
          <w:szCs w:val="20"/>
          <w:lang w:val="en-US"/>
        </w:rPr>
        <w:t>IND L</w:t>
      </w:r>
      <w:r w:rsidRPr="006060C4">
        <w:rPr>
          <w:rFonts w:ascii="Times New Roman" w:eastAsia="Times New Roman" w:hAnsi="Times New Roman" w:cs="Times New Roman"/>
          <w:sz w:val="20"/>
          <w:szCs w:val="20"/>
          <w:lang w:val="en-US"/>
        </w:rPr>
        <w:t xml:space="preserve"> group presented 75%. As for the TR, birds remained 0.55 days, </w:t>
      </w:r>
      <w:r w:rsidR="001366A0">
        <w:rPr>
          <w:rFonts w:ascii="Times New Roman" w:eastAsia="Times New Roman" w:hAnsi="Times New Roman" w:cs="Times New Roman"/>
          <w:sz w:val="20"/>
          <w:szCs w:val="20"/>
          <w:lang w:val="en-US"/>
        </w:rPr>
        <w:t xml:space="preserve">and </w:t>
      </w:r>
      <w:r w:rsidRPr="006060C4">
        <w:rPr>
          <w:rFonts w:ascii="Times New Roman" w:eastAsia="Times New Roman" w:hAnsi="Times New Roman" w:cs="Times New Roman"/>
          <w:sz w:val="20"/>
          <w:szCs w:val="20"/>
          <w:lang w:val="en-US"/>
        </w:rPr>
        <w:t xml:space="preserve">mammals and </w:t>
      </w:r>
      <w:r w:rsidRPr="00990802">
        <w:rPr>
          <w:rFonts w:ascii="Times New Roman" w:eastAsia="Times New Roman" w:hAnsi="Times New Roman" w:cs="Times New Roman"/>
          <w:i/>
          <w:iCs/>
          <w:sz w:val="20"/>
          <w:szCs w:val="20"/>
          <w:lang w:val="en-US"/>
        </w:rPr>
        <w:t>IND B</w:t>
      </w:r>
      <w:r w:rsidRPr="006060C4">
        <w:rPr>
          <w:rFonts w:ascii="Times New Roman" w:eastAsia="Times New Roman" w:hAnsi="Times New Roman" w:cs="Times New Roman"/>
          <w:sz w:val="20"/>
          <w:szCs w:val="20"/>
          <w:lang w:val="en-US"/>
        </w:rPr>
        <w:t xml:space="preserve"> remained </w:t>
      </w:r>
      <w:r w:rsidRPr="006060C4">
        <w:rPr>
          <w:rFonts w:ascii="Times New Roman" w:eastAsia="Times New Roman" w:hAnsi="Times New Roman" w:cs="Times New Roman"/>
          <w:sz w:val="20"/>
          <w:szCs w:val="20"/>
          <w:lang w:val="en-US"/>
        </w:rPr>
        <w:lastRenderedPageBreak/>
        <w:t xml:space="preserve">3.03 days. The rest </w:t>
      </w:r>
      <w:r w:rsidR="00B27B30">
        <w:rPr>
          <w:rFonts w:ascii="Times New Roman" w:eastAsia="Times New Roman" w:hAnsi="Times New Roman" w:cs="Times New Roman"/>
          <w:sz w:val="20"/>
          <w:szCs w:val="20"/>
          <w:lang w:val="en-US"/>
        </w:rPr>
        <w:t xml:space="preserve">of the animals </w:t>
      </w:r>
      <w:r w:rsidRPr="006060C4">
        <w:rPr>
          <w:rFonts w:ascii="Times New Roman" w:eastAsia="Times New Roman" w:hAnsi="Times New Roman" w:cs="Times New Roman"/>
          <w:sz w:val="20"/>
          <w:szCs w:val="20"/>
          <w:lang w:val="en-US"/>
        </w:rPr>
        <w:t>stayed one day.</w:t>
      </w:r>
      <w:r w:rsidR="00385B4D" w:rsidRPr="00385B4D">
        <w:rPr>
          <w:rFonts w:ascii="Times New Roman" w:eastAsia="Times New Roman" w:hAnsi="Times New Roman" w:cs="Times New Roman"/>
          <w:sz w:val="20"/>
          <w:szCs w:val="20"/>
          <w:lang w:val="en-US"/>
        </w:rPr>
        <w:t xml:space="preserve"> </w:t>
      </w:r>
      <w:r w:rsidR="00385B4D" w:rsidRPr="00D73F4D">
        <w:rPr>
          <w:rFonts w:ascii="Times New Roman" w:eastAsia="Times New Roman" w:hAnsi="Times New Roman" w:cs="Times New Roman"/>
          <w:sz w:val="20"/>
          <w:szCs w:val="20"/>
          <w:lang w:val="en-US"/>
        </w:rPr>
        <w:t xml:space="preserve">This analysis was applied to the different taxonomic </w:t>
      </w:r>
      <w:r w:rsidR="00D70802">
        <w:rPr>
          <w:rFonts w:ascii="Times New Roman" w:eastAsia="Times New Roman" w:hAnsi="Times New Roman" w:cs="Times New Roman"/>
          <w:sz w:val="20"/>
          <w:szCs w:val="20"/>
          <w:lang w:val="en-US"/>
        </w:rPr>
        <w:t>road</w:t>
      </w:r>
      <w:r w:rsidR="007F0A26">
        <w:rPr>
          <w:rFonts w:ascii="Times New Roman" w:eastAsia="Times New Roman" w:hAnsi="Times New Roman" w:cs="Times New Roman"/>
          <w:sz w:val="20"/>
          <w:szCs w:val="20"/>
          <w:lang w:val="en-US"/>
        </w:rPr>
        <w:t>-</w:t>
      </w:r>
      <w:r w:rsidR="00D70802">
        <w:rPr>
          <w:rFonts w:ascii="Times New Roman" w:eastAsia="Times New Roman" w:hAnsi="Times New Roman" w:cs="Times New Roman"/>
          <w:sz w:val="20"/>
          <w:szCs w:val="20"/>
          <w:lang w:val="en-US"/>
        </w:rPr>
        <w:t xml:space="preserve">kill </w:t>
      </w:r>
      <w:r w:rsidR="00385B4D" w:rsidRPr="00D73F4D">
        <w:rPr>
          <w:rFonts w:ascii="Times New Roman" w:eastAsia="Times New Roman" w:hAnsi="Times New Roman" w:cs="Times New Roman"/>
          <w:sz w:val="20"/>
          <w:szCs w:val="20"/>
          <w:lang w:val="en-US"/>
        </w:rPr>
        <w:t>group</w:t>
      </w:r>
      <w:r w:rsidR="0075243B">
        <w:rPr>
          <w:rFonts w:ascii="Times New Roman" w:eastAsia="Times New Roman" w:hAnsi="Times New Roman" w:cs="Times New Roman"/>
          <w:sz w:val="20"/>
          <w:szCs w:val="20"/>
          <w:lang w:val="en-US"/>
        </w:rPr>
        <w:t>s</w:t>
      </w:r>
      <w:r w:rsidR="00385B4D" w:rsidRPr="00D73F4D">
        <w:rPr>
          <w:rFonts w:ascii="Times New Roman" w:eastAsia="Times New Roman" w:hAnsi="Times New Roman" w:cs="Times New Roman"/>
          <w:sz w:val="20"/>
          <w:szCs w:val="20"/>
          <w:lang w:val="en-US"/>
        </w:rPr>
        <w:t xml:space="preserve"> on </w:t>
      </w:r>
      <w:r w:rsidR="00385B4D">
        <w:rPr>
          <w:rFonts w:ascii="Times New Roman" w:eastAsia="Times New Roman" w:hAnsi="Times New Roman" w:cs="Times New Roman"/>
          <w:sz w:val="20"/>
          <w:szCs w:val="20"/>
          <w:lang w:val="en-US"/>
        </w:rPr>
        <w:t>BR</w:t>
      </w:r>
      <w:r w:rsidR="003A3D2B">
        <w:rPr>
          <w:rFonts w:ascii="Times New Roman" w:eastAsia="Times New Roman" w:hAnsi="Times New Roman" w:cs="Times New Roman"/>
          <w:sz w:val="20"/>
          <w:szCs w:val="20"/>
          <w:lang w:val="en-US"/>
        </w:rPr>
        <w:t>-</w:t>
      </w:r>
      <w:r w:rsidR="00385B4D">
        <w:rPr>
          <w:rFonts w:ascii="Times New Roman" w:eastAsia="Times New Roman" w:hAnsi="Times New Roman" w:cs="Times New Roman"/>
          <w:sz w:val="20"/>
          <w:szCs w:val="20"/>
          <w:lang w:val="en-US"/>
        </w:rPr>
        <w:t>122</w:t>
      </w:r>
      <w:r w:rsidR="00385B4D" w:rsidRPr="00D73F4D">
        <w:rPr>
          <w:rFonts w:ascii="Times New Roman" w:eastAsia="Times New Roman" w:hAnsi="Times New Roman" w:cs="Times New Roman"/>
          <w:sz w:val="20"/>
          <w:szCs w:val="20"/>
          <w:lang w:val="en-US"/>
        </w:rPr>
        <w:t>, using the</w:t>
      </w:r>
      <w:r w:rsidR="00385B4D">
        <w:rPr>
          <w:rFonts w:ascii="Times New Roman" w:eastAsia="Times New Roman" w:hAnsi="Times New Roman" w:cs="Times New Roman"/>
          <w:sz w:val="20"/>
          <w:szCs w:val="20"/>
          <w:lang w:val="en-US"/>
        </w:rPr>
        <w:t xml:space="preserve"> </w:t>
      </w:r>
      <w:r w:rsidR="00385B4D" w:rsidRPr="00D73F4D">
        <w:rPr>
          <w:rFonts w:ascii="Times New Roman" w:eastAsia="Times New Roman" w:hAnsi="Times New Roman" w:cs="Times New Roman"/>
          <w:sz w:val="20"/>
          <w:szCs w:val="20"/>
          <w:lang w:val="en-US"/>
        </w:rPr>
        <w:t xml:space="preserve">program </w:t>
      </w:r>
      <w:proofErr w:type="spellStart"/>
      <w:r w:rsidR="00385B4D" w:rsidRPr="00D73F4D">
        <w:rPr>
          <w:rFonts w:ascii="Times New Roman" w:eastAsia="Times New Roman" w:hAnsi="Times New Roman" w:cs="Times New Roman"/>
          <w:sz w:val="20"/>
          <w:szCs w:val="20"/>
          <w:lang w:val="en-US"/>
        </w:rPr>
        <w:t>Siriema</w:t>
      </w:r>
      <w:proofErr w:type="spellEnd"/>
      <w:r w:rsidR="00385B4D" w:rsidRPr="00D73F4D">
        <w:rPr>
          <w:rFonts w:ascii="Times New Roman" w:eastAsia="Times New Roman" w:hAnsi="Times New Roman" w:cs="Times New Roman"/>
          <w:sz w:val="20"/>
          <w:szCs w:val="20"/>
          <w:lang w:val="en-US"/>
        </w:rPr>
        <w:t xml:space="preserve"> v.1.0 (Coelho et al. 2006).</w:t>
      </w:r>
    </w:p>
    <w:p w14:paraId="252BAE36" w14:textId="3F7CD29E" w:rsidR="00E771BE" w:rsidRDefault="00E771BE">
      <w:pPr>
        <w:spacing w:after="0" w:line="240" w:lineRule="auto"/>
        <w:ind w:firstLine="709"/>
        <w:jc w:val="both"/>
        <w:rPr>
          <w:rFonts w:ascii="Times New Roman" w:eastAsia="Times New Roman" w:hAnsi="Times New Roman" w:cs="Times New Roman"/>
          <w:sz w:val="20"/>
          <w:szCs w:val="20"/>
          <w:lang w:val="en-US"/>
        </w:rPr>
      </w:pPr>
    </w:p>
    <w:p w14:paraId="65D6A6AF" w14:textId="61B3EB18" w:rsidR="00377080" w:rsidRPr="0008007E" w:rsidRDefault="00527DCE" w:rsidP="00377080">
      <w:pPr>
        <w:spacing w:after="0" w:line="240" w:lineRule="auto"/>
        <w:jc w:val="both"/>
        <w:rPr>
          <w:rFonts w:ascii="Times New Roman" w:eastAsia="Times New Roman" w:hAnsi="Times New Roman" w:cs="Times New Roman"/>
          <w:b/>
          <w:bCs/>
          <w:iCs/>
          <w:sz w:val="20"/>
          <w:szCs w:val="20"/>
          <w:lang w:val="en-US"/>
        </w:rPr>
      </w:pPr>
      <w:r w:rsidRPr="0008007E">
        <w:rPr>
          <w:rFonts w:ascii="Times New Roman" w:eastAsia="Times New Roman" w:hAnsi="Times New Roman" w:cs="Times New Roman"/>
          <w:b/>
          <w:bCs/>
          <w:iCs/>
          <w:sz w:val="20"/>
          <w:szCs w:val="20"/>
          <w:lang w:val="en-US"/>
        </w:rPr>
        <w:t xml:space="preserve">3.4 </w:t>
      </w:r>
      <w:r w:rsidR="00300B5A">
        <w:rPr>
          <w:rFonts w:ascii="Times New Roman" w:eastAsia="Times New Roman" w:hAnsi="Times New Roman" w:cs="Times New Roman"/>
          <w:b/>
          <w:bCs/>
          <w:iCs/>
          <w:sz w:val="20"/>
          <w:szCs w:val="20"/>
          <w:lang w:val="en-US"/>
        </w:rPr>
        <w:t>Road-kill</w:t>
      </w:r>
      <w:r w:rsidR="00377080" w:rsidRPr="0008007E">
        <w:rPr>
          <w:rFonts w:ascii="Times New Roman" w:eastAsia="Times New Roman" w:hAnsi="Times New Roman" w:cs="Times New Roman"/>
          <w:b/>
          <w:bCs/>
          <w:iCs/>
          <w:sz w:val="20"/>
          <w:szCs w:val="20"/>
          <w:lang w:val="en-US"/>
        </w:rPr>
        <w:t xml:space="preserve"> x Seasonality</w:t>
      </w:r>
    </w:p>
    <w:p w14:paraId="48DDC340" w14:textId="76C5812E" w:rsidR="00E771BE" w:rsidRPr="006060C4" w:rsidRDefault="00E771BE" w:rsidP="00377080">
      <w:pPr>
        <w:spacing w:after="0" w:line="240" w:lineRule="auto"/>
        <w:jc w:val="both"/>
        <w:rPr>
          <w:rFonts w:ascii="Times New Roman" w:eastAsia="Times New Roman" w:hAnsi="Times New Roman" w:cs="Times New Roman"/>
          <w:sz w:val="20"/>
          <w:szCs w:val="20"/>
          <w:lang w:val="en-US"/>
        </w:rPr>
      </w:pPr>
    </w:p>
    <w:p w14:paraId="5F6F3807" w14:textId="28A3F98D" w:rsidR="00377080" w:rsidRDefault="00377080" w:rsidP="00377080">
      <w:pPr>
        <w:spacing w:after="0" w:line="240" w:lineRule="auto"/>
        <w:ind w:firstLine="709"/>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Data concerning accumulated rainfall (mm) on field inspection days was used from the </w:t>
      </w:r>
      <w:proofErr w:type="spellStart"/>
      <w:r w:rsidRPr="006060C4">
        <w:rPr>
          <w:rFonts w:ascii="Times New Roman" w:eastAsia="Times New Roman" w:hAnsi="Times New Roman" w:cs="Times New Roman"/>
          <w:sz w:val="20"/>
          <w:szCs w:val="20"/>
          <w:lang w:val="en-US"/>
        </w:rPr>
        <w:t>Ibaretama</w:t>
      </w:r>
      <w:proofErr w:type="spellEnd"/>
      <w:r w:rsidRPr="006060C4">
        <w:rPr>
          <w:rFonts w:ascii="Times New Roman" w:eastAsia="Times New Roman" w:hAnsi="Times New Roman" w:cs="Times New Roman"/>
          <w:sz w:val="20"/>
          <w:szCs w:val="20"/>
          <w:lang w:val="en-US"/>
        </w:rPr>
        <w:t xml:space="preserve"> post, made available by the </w:t>
      </w:r>
      <w:proofErr w:type="spellStart"/>
      <w:r w:rsidRPr="006060C4">
        <w:rPr>
          <w:rFonts w:ascii="Times New Roman" w:eastAsia="Times New Roman" w:hAnsi="Times New Roman" w:cs="Times New Roman"/>
          <w:sz w:val="20"/>
          <w:szCs w:val="20"/>
          <w:lang w:val="en-US"/>
        </w:rPr>
        <w:t>Cear</w:t>
      </w:r>
      <w:r>
        <w:rPr>
          <w:rFonts w:ascii="Times New Roman" w:eastAsia="Times New Roman" w:hAnsi="Times New Roman" w:cs="Times New Roman"/>
          <w:sz w:val="20"/>
          <w:szCs w:val="20"/>
          <w:lang w:val="en-US"/>
        </w:rPr>
        <w:t>á</w:t>
      </w:r>
      <w:proofErr w:type="spellEnd"/>
      <w:r>
        <w:rPr>
          <w:rFonts w:ascii="Times New Roman" w:eastAsia="Times New Roman" w:hAnsi="Times New Roman" w:cs="Times New Roman"/>
          <w:sz w:val="20"/>
          <w:szCs w:val="20"/>
          <w:lang w:val="en-US"/>
        </w:rPr>
        <w:t xml:space="preserve"> State </w:t>
      </w:r>
      <w:r w:rsidRPr="006060C4">
        <w:rPr>
          <w:rFonts w:ascii="Times New Roman" w:eastAsia="Times New Roman" w:hAnsi="Times New Roman" w:cs="Times New Roman"/>
          <w:sz w:val="20"/>
          <w:szCs w:val="20"/>
          <w:lang w:val="en-US"/>
        </w:rPr>
        <w:t xml:space="preserve">Foundation </w:t>
      </w:r>
      <w:r w:rsidR="00DE38E2">
        <w:rPr>
          <w:rFonts w:ascii="Times New Roman" w:eastAsia="Times New Roman" w:hAnsi="Times New Roman" w:cs="Times New Roman"/>
          <w:sz w:val="20"/>
          <w:szCs w:val="20"/>
          <w:lang w:val="en-US"/>
        </w:rPr>
        <w:t>for</w:t>
      </w:r>
      <w:r w:rsidRPr="006060C4">
        <w:rPr>
          <w:rFonts w:ascii="Times New Roman" w:eastAsia="Times New Roman" w:hAnsi="Times New Roman" w:cs="Times New Roman"/>
          <w:sz w:val="20"/>
          <w:szCs w:val="20"/>
          <w:lang w:val="en-US"/>
        </w:rPr>
        <w:t xml:space="preserve"> Meteorology and Water Resources (FUNCEME, 2018). The choice of accumulated rainfall was based on the influence that recent rainfall may have on </w:t>
      </w:r>
      <w:r w:rsidR="00E41399">
        <w:rPr>
          <w:rFonts w:ascii="Times New Roman" w:eastAsia="Times New Roman" w:hAnsi="Times New Roman" w:cs="Times New Roman"/>
          <w:sz w:val="20"/>
          <w:szCs w:val="20"/>
          <w:lang w:val="en-US"/>
        </w:rPr>
        <w:t xml:space="preserve">animal </w:t>
      </w:r>
      <w:r w:rsidRPr="006060C4">
        <w:rPr>
          <w:rFonts w:ascii="Times New Roman" w:eastAsia="Times New Roman" w:hAnsi="Times New Roman" w:cs="Times New Roman"/>
          <w:sz w:val="20"/>
          <w:szCs w:val="20"/>
          <w:lang w:val="en-US"/>
        </w:rPr>
        <w:t>behavior</w:t>
      </w:r>
      <w:r>
        <w:rPr>
          <w:rFonts w:ascii="Times New Roman" w:eastAsia="Times New Roman" w:hAnsi="Times New Roman" w:cs="Times New Roman"/>
          <w:sz w:val="20"/>
          <w:szCs w:val="20"/>
          <w:lang w:val="en-US"/>
        </w:rPr>
        <w:t>.</w:t>
      </w:r>
      <w:r w:rsidRPr="00377080">
        <w:rPr>
          <w:rFonts w:ascii="Times New Roman" w:eastAsia="Times New Roman" w:hAnsi="Times New Roman" w:cs="Times New Roman"/>
          <w:sz w:val="20"/>
          <w:szCs w:val="20"/>
          <w:lang w:val="en-US"/>
        </w:rPr>
        <w:t xml:space="preserve"> </w:t>
      </w:r>
      <w:r w:rsidR="00E502FE">
        <w:rPr>
          <w:rFonts w:ascii="Times New Roman" w:eastAsia="Times New Roman" w:hAnsi="Times New Roman" w:cs="Times New Roman"/>
          <w:sz w:val="20"/>
          <w:szCs w:val="20"/>
          <w:lang w:val="en-US"/>
        </w:rPr>
        <w:t>D</w:t>
      </w:r>
      <w:r w:rsidRPr="006060C4">
        <w:rPr>
          <w:rFonts w:ascii="Times New Roman" w:eastAsia="Times New Roman" w:hAnsi="Times New Roman" w:cs="Times New Roman"/>
          <w:sz w:val="20"/>
          <w:szCs w:val="20"/>
          <w:lang w:val="en-US"/>
        </w:rPr>
        <w:t xml:space="preserve">aily averages of temperature and humidity of the </w:t>
      </w:r>
      <w:proofErr w:type="spellStart"/>
      <w:r w:rsidRPr="006060C4">
        <w:rPr>
          <w:rFonts w:ascii="Times New Roman" w:eastAsia="Times New Roman" w:hAnsi="Times New Roman" w:cs="Times New Roman"/>
          <w:sz w:val="20"/>
          <w:szCs w:val="20"/>
          <w:lang w:val="en-US"/>
        </w:rPr>
        <w:t>Quixeramobim</w:t>
      </w:r>
      <w:proofErr w:type="spellEnd"/>
      <w:r w:rsidRPr="006060C4">
        <w:rPr>
          <w:rFonts w:ascii="Times New Roman" w:eastAsia="Times New Roman" w:hAnsi="Times New Roman" w:cs="Times New Roman"/>
          <w:sz w:val="20"/>
          <w:szCs w:val="20"/>
          <w:lang w:val="en-US"/>
        </w:rPr>
        <w:t xml:space="preserve"> meteorological station (~38 km for stretch 1) were made available by the National Institute </w:t>
      </w:r>
      <w:r w:rsidR="00D724A8">
        <w:rPr>
          <w:rFonts w:ascii="Times New Roman" w:eastAsia="Times New Roman" w:hAnsi="Times New Roman" w:cs="Times New Roman"/>
          <w:sz w:val="20"/>
          <w:szCs w:val="20"/>
          <w:lang w:val="en-US"/>
        </w:rPr>
        <w:t xml:space="preserve">of </w:t>
      </w:r>
      <w:proofErr w:type="spellStart"/>
      <w:r w:rsidR="00D724A8">
        <w:rPr>
          <w:rFonts w:ascii="Times New Roman" w:eastAsia="Times New Roman" w:hAnsi="Times New Roman" w:cs="Times New Roman"/>
          <w:sz w:val="20"/>
          <w:szCs w:val="20"/>
          <w:lang w:val="en-US"/>
        </w:rPr>
        <w:t>Metereology</w:t>
      </w:r>
      <w:proofErr w:type="spellEnd"/>
      <w:r w:rsidR="00D724A8">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t>(INMET</w:t>
      </w:r>
      <w:r w:rsidR="004F3D21">
        <w:rPr>
          <w:rFonts w:ascii="Times New Roman" w:eastAsia="Times New Roman" w:hAnsi="Times New Roman" w:cs="Times New Roman"/>
          <w:sz w:val="20"/>
          <w:szCs w:val="20"/>
          <w:lang w:val="en-US"/>
        </w:rPr>
        <w:t>, 2018</w:t>
      </w:r>
      <w:r w:rsidRPr="006060C4">
        <w:rPr>
          <w:rFonts w:ascii="Times New Roman" w:eastAsia="Times New Roman" w:hAnsi="Times New Roman" w:cs="Times New Roman"/>
          <w:sz w:val="20"/>
          <w:szCs w:val="20"/>
          <w:lang w:val="en-US"/>
        </w:rPr>
        <w:t xml:space="preserve">). </w:t>
      </w:r>
      <w:r w:rsidRPr="003E3BB4">
        <w:rPr>
          <w:rFonts w:ascii="Times New Roman" w:eastAsia="Times New Roman" w:hAnsi="Times New Roman" w:cs="Times New Roman"/>
          <w:sz w:val="20"/>
          <w:szCs w:val="20"/>
          <w:lang w:val="en-US"/>
        </w:rPr>
        <w:t>All values were</w:t>
      </w:r>
      <w:r w:rsidRPr="006060C4">
        <w:rPr>
          <w:rFonts w:ascii="Times New Roman" w:eastAsia="Times New Roman" w:hAnsi="Times New Roman" w:cs="Times New Roman"/>
          <w:sz w:val="20"/>
          <w:szCs w:val="20"/>
          <w:lang w:val="en-US"/>
        </w:rPr>
        <w:t xml:space="preserve"> standardized with the Z Test.</w:t>
      </w:r>
    </w:p>
    <w:p w14:paraId="74755F2F" w14:textId="5301CBF8" w:rsidR="00377080" w:rsidRDefault="00377080" w:rsidP="00377080">
      <w:pPr>
        <w:spacing w:after="0" w:line="240" w:lineRule="auto"/>
        <w:ind w:firstLine="709"/>
        <w:jc w:val="both"/>
        <w:rPr>
          <w:rFonts w:ascii="Times New Roman" w:eastAsia="Times New Roman" w:hAnsi="Times New Roman" w:cs="Times New Roman"/>
          <w:sz w:val="20"/>
          <w:szCs w:val="20"/>
          <w:lang w:val="en-US"/>
        </w:rPr>
      </w:pPr>
      <w:r w:rsidRPr="002E44D9">
        <w:rPr>
          <w:rFonts w:ascii="Times New Roman" w:eastAsia="Times New Roman" w:hAnsi="Times New Roman" w:cs="Times New Roman"/>
          <w:sz w:val="20"/>
          <w:szCs w:val="20"/>
          <w:lang w:val="en-US"/>
        </w:rPr>
        <w:t xml:space="preserve">The relationship between seasonal factors and the number of </w:t>
      </w:r>
      <w:r w:rsidR="00300B5A">
        <w:rPr>
          <w:rFonts w:ascii="Times New Roman" w:eastAsia="Times New Roman" w:hAnsi="Times New Roman" w:cs="Times New Roman"/>
          <w:sz w:val="20"/>
          <w:szCs w:val="20"/>
          <w:lang w:val="en-US"/>
        </w:rPr>
        <w:t>road-kill</w:t>
      </w:r>
      <w:r w:rsidRPr="002E44D9">
        <w:rPr>
          <w:rFonts w:ascii="Times New Roman" w:eastAsia="Times New Roman" w:hAnsi="Times New Roman" w:cs="Times New Roman"/>
          <w:sz w:val="20"/>
          <w:szCs w:val="20"/>
          <w:lang w:val="en-US"/>
        </w:rPr>
        <w:t xml:space="preserve"> </w:t>
      </w:r>
      <w:r w:rsidR="00D724A8">
        <w:rPr>
          <w:rFonts w:ascii="Times New Roman" w:eastAsia="Times New Roman" w:hAnsi="Times New Roman" w:cs="Times New Roman"/>
          <w:sz w:val="20"/>
          <w:szCs w:val="20"/>
          <w:lang w:val="en-US"/>
        </w:rPr>
        <w:t xml:space="preserve">events </w:t>
      </w:r>
      <w:r w:rsidRPr="002E44D9">
        <w:rPr>
          <w:rFonts w:ascii="Times New Roman" w:eastAsia="Times New Roman" w:hAnsi="Times New Roman" w:cs="Times New Roman"/>
          <w:sz w:val="20"/>
          <w:szCs w:val="20"/>
          <w:lang w:val="en-US"/>
        </w:rPr>
        <w:t xml:space="preserve">was assessed using Pearson (parametric data) </w:t>
      </w:r>
      <w:del w:id="14" w:author="lutebio@outlook.com" w:date="2021-05-11T18:19:00Z">
        <w:r w:rsidRPr="002E44D9" w:rsidDel="00345B86">
          <w:rPr>
            <w:rFonts w:ascii="Times New Roman" w:eastAsia="Times New Roman" w:hAnsi="Times New Roman" w:cs="Times New Roman"/>
            <w:sz w:val="20"/>
            <w:szCs w:val="20"/>
            <w:lang w:val="en-US"/>
          </w:rPr>
          <w:delText xml:space="preserve">and Spearman (nonparametric data) </w:delText>
        </w:r>
      </w:del>
      <w:r w:rsidRPr="002E44D9">
        <w:rPr>
          <w:rFonts w:ascii="Times New Roman" w:eastAsia="Times New Roman" w:hAnsi="Times New Roman" w:cs="Times New Roman"/>
          <w:sz w:val="20"/>
          <w:szCs w:val="20"/>
          <w:lang w:val="en-US"/>
        </w:rPr>
        <w:t>correlations (Souza et al., 2014).</w:t>
      </w:r>
      <w:r w:rsidRPr="002E3C82">
        <w:rPr>
          <w:lang w:val="en-US"/>
        </w:rPr>
        <w:t xml:space="preserve"> </w:t>
      </w:r>
      <w:r w:rsidR="00315DA2">
        <w:rPr>
          <w:rFonts w:ascii="Times New Roman" w:eastAsia="Times New Roman" w:hAnsi="Times New Roman" w:cs="Times New Roman"/>
          <w:sz w:val="20"/>
          <w:szCs w:val="20"/>
          <w:lang w:val="en-US"/>
        </w:rPr>
        <w:t>They</w:t>
      </w:r>
      <w:r w:rsidRPr="006060C4">
        <w:rPr>
          <w:rFonts w:ascii="Times New Roman" w:eastAsia="Times New Roman" w:hAnsi="Times New Roman" w:cs="Times New Roman"/>
          <w:sz w:val="20"/>
          <w:szCs w:val="20"/>
          <w:lang w:val="en-US"/>
        </w:rPr>
        <w:t xml:space="preserve"> were established for the groups </w:t>
      </w:r>
      <w:r w:rsidR="005A687E">
        <w:rPr>
          <w:rFonts w:ascii="Times New Roman" w:eastAsia="Times New Roman" w:hAnsi="Times New Roman" w:cs="Times New Roman"/>
          <w:sz w:val="20"/>
          <w:szCs w:val="20"/>
          <w:lang w:val="en-US"/>
        </w:rPr>
        <w:t>with</w:t>
      </w:r>
      <w:r w:rsidRPr="006060C4">
        <w:rPr>
          <w:rFonts w:ascii="Times New Roman" w:eastAsia="Times New Roman" w:hAnsi="Times New Roman" w:cs="Times New Roman"/>
          <w:sz w:val="20"/>
          <w:szCs w:val="20"/>
          <w:lang w:val="en-US"/>
        </w:rPr>
        <w:t xml:space="preserve"> more than five records in the 12 campaigns.</w:t>
      </w:r>
    </w:p>
    <w:p w14:paraId="57D547D4" w14:textId="6E4F0096" w:rsidR="00377080" w:rsidRPr="006060C4" w:rsidRDefault="00FF3E25" w:rsidP="00377080">
      <w:pPr>
        <w:spacing w:after="0" w:line="240" w:lineRule="auto"/>
        <w:ind w:firstLine="709"/>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For the correlations that showed significance (</w:t>
      </w:r>
      <w:r>
        <w:rPr>
          <w:rFonts w:ascii="Times New Roman" w:eastAsia="Times New Roman" w:hAnsi="Times New Roman" w:cs="Times New Roman"/>
          <w:sz w:val="20"/>
          <w:szCs w:val="20"/>
        </w:rPr>
        <w:t>α</w:t>
      </w:r>
      <w:r w:rsidRPr="006060C4">
        <w:rPr>
          <w:rFonts w:ascii="Times New Roman" w:eastAsia="Times New Roman" w:hAnsi="Times New Roman" w:cs="Times New Roman"/>
          <w:sz w:val="20"/>
          <w:szCs w:val="20"/>
          <w:lang w:val="en-US"/>
        </w:rPr>
        <w:t>=5%)</w:t>
      </w:r>
      <w:r>
        <w:rPr>
          <w:rFonts w:ascii="Times New Roman" w:eastAsia="Times New Roman" w:hAnsi="Times New Roman" w:cs="Times New Roman"/>
          <w:sz w:val="20"/>
          <w:szCs w:val="20"/>
          <w:lang w:val="en-US"/>
        </w:rPr>
        <w:t>, w</w:t>
      </w:r>
      <w:r w:rsidR="00377080" w:rsidRPr="00377080">
        <w:rPr>
          <w:rFonts w:ascii="Times New Roman" w:eastAsia="Times New Roman" w:hAnsi="Times New Roman" w:cs="Times New Roman"/>
          <w:sz w:val="20"/>
          <w:szCs w:val="20"/>
          <w:lang w:val="en-US"/>
        </w:rPr>
        <w:t xml:space="preserve">e evaluated the relationship between </w:t>
      </w:r>
      <w:r w:rsidR="00377080">
        <w:rPr>
          <w:rFonts w:ascii="Times New Roman" w:eastAsia="Times New Roman" w:hAnsi="Times New Roman" w:cs="Times New Roman"/>
          <w:sz w:val="20"/>
          <w:szCs w:val="20"/>
          <w:lang w:val="en-US"/>
        </w:rPr>
        <w:t>total vertebrates, ecological gr</w:t>
      </w:r>
      <w:r>
        <w:rPr>
          <w:rFonts w:ascii="Times New Roman" w:eastAsia="Times New Roman" w:hAnsi="Times New Roman" w:cs="Times New Roman"/>
          <w:sz w:val="20"/>
          <w:szCs w:val="20"/>
          <w:lang w:val="en-US"/>
        </w:rPr>
        <w:t>oups, taxonomic groups, size</w:t>
      </w:r>
      <w:r w:rsidR="00377080" w:rsidRPr="00377080">
        <w:rPr>
          <w:rFonts w:ascii="Times New Roman" w:eastAsia="Times New Roman" w:hAnsi="Times New Roman" w:cs="Times New Roman"/>
          <w:sz w:val="20"/>
          <w:szCs w:val="20"/>
          <w:lang w:val="en-US"/>
        </w:rPr>
        <w:t xml:space="preserve"> mortality and </w:t>
      </w:r>
      <w:r w:rsidRPr="00377080">
        <w:rPr>
          <w:rFonts w:ascii="Times New Roman" w:eastAsia="Times New Roman" w:hAnsi="Times New Roman" w:cs="Times New Roman"/>
          <w:sz w:val="20"/>
          <w:szCs w:val="20"/>
          <w:lang w:val="en-US"/>
        </w:rPr>
        <w:t xml:space="preserve">accumulated </w:t>
      </w:r>
      <w:r w:rsidR="00377080" w:rsidRPr="00377080">
        <w:rPr>
          <w:rFonts w:ascii="Times New Roman" w:eastAsia="Times New Roman" w:hAnsi="Times New Roman" w:cs="Times New Roman"/>
          <w:sz w:val="20"/>
          <w:szCs w:val="20"/>
          <w:lang w:val="en-US"/>
        </w:rPr>
        <w:t>rainfall</w:t>
      </w:r>
      <w:r>
        <w:rPr>
          <w:rFonts w:ascii="Times New Roman" w:eastAsia="Times New Roman" w:hAnsi="Times New Roman" w:cs="Times New Roman"/>
          <w:sz w:val="20"/>
          <w:szCs w:val="20"/>
          <w:lang w:val="en-US"/>
        </w:rPr>
        <w:t>, temperature</w:t>
      </w:r>
      <w:r w:rsidR="001821ED">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 xml:space="preserve"> and humidity </w:t>
      </w:r>
      <w:r w:rsidR="00377080" w:rsidRPr="00377080">
        <w:rPr>
          <w:rFonts w:ascii="Times New Roman" w:eastAsia="Times New Roman" w:hAnsi="Times New Roman" w:cs="Times New Roman"/>
          <w:sz w:val="20"/>
          <w:szCs w:val="20"/>
          <w:lang w:val="en-US"/>
        </w:rPr>
        <w:t>by a linear regression</w:t>
      </w:r>
      <w:r>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t>(Pereira et al., 2017)</w:t>
      </w:r>
      <w:ins w:id="15" w:author="lutebio@outlook.com" w:date="2021-05-11T18:09:00Z">
        <w:r w:rsidR="00AF2F8E">
          <w:rPr>
            <w:rFonts w:ascii="Times New Roman" w:eastAsia="Times New Roman" w:hAnsi="Times New Roman" w:cs="Times New Roman"/>
            <w:sz w:val="20"/>
            <w:szCs w:val="20"/>
            <w:lang w:val="en-US"/>
          </w:rPr>
          <w:t>.</w:t>
        </w:r>
      </w:ins>
      <w:del w:id="16" w:author="lutebio@outlook.com" w:date="2021-05-11T18:09:00Z">
        <w:r w:rsidDel="00AF2F8E">
          <w:rPr>
            <w:rFonts w:ascii="Times New Roman" w:eastAsia="Times New Roman" w:hAnsi="Times New Roman" w:cs="Times New Roman"/>
            <w:sz w:val="20"/>
            <w:szCs w:val="20"/>
            <w:lang w:val="en-US"/>
          </w:rPr>
          <w:delText xml:space="preserve"> </w:delText>
        </w:r>
        <w:r w:rsidR="00377080" w:rsidRPr="006060C4" w:rsidDel="00AF2F8E">
          <w:rPr>
            <w:rFonts w:ascii="Times New Roman" w:eastAsia="Times New Roman" w:hAnsi="Times New Roman" w:cs="Times New Roman"/>
            <w:sz w:val="20"/>
            <w:szCs w:val="20"/>
            <w:lang w:val="en-US"/>
          </w:rPr>
          <w:delText>and the ANOVA test w</w:delText>
        </w:r>
        <w:r w:rsidR="00717E5C" w:rsidDel="00AF2F8E">
          <w:rPr>
            <w:rFonts w:ascii="Times New Roman" w:eastAsia="Times New Roman" w:hAnsi="Times New Roman" w:cs="Times New Roman"/>
            <w:sz w:val="20"/>
            <w:szCs w:val="20"/>
            <w:lang w:val="en-US"/>
          </w:rPr>
          <w:delText>as</w:delText>
        </w:r>
        <w:r w:rsidR="00377080" w:rsidRPr="006060C4" w:rsidDel="00AF2F8E">
          <w:rPr>
            <w:rFonts w:ascii="Times New Roman" w:eastAsia="Times New Roman" w:hAnsi="Times New Roman" w:cs="Times New Roman"/>
            <w:sz w:val="20"/>
            <w:szCs w:val="20"/>
            <w:lang w:val="en-US"/>
          </w:rPr>
          <w:delText xml:space="preserve"> also applied in order to determine the significance of the association of variables.</w:delText>
        </w:r>
      </w:del>
    </w:p>
    <w:p w14:paraId="4F813A45" w14:textId="2C316B34" w:rsidR="00377080" w:rsidRDefault="00377080">
      <w:pPr>
        <w:spacing w:after="0" w:line="240" w:lineRule="auto"/>
        <w:ind w:firstLine="709"/>
        <w:jc w:val="both"/>
        <w:rPr>
          <w:rFonts w:ascii="Times New Roman" w:eastAsia="Times New Roman" w:hAnsi="Times New Roman" w:cs="Times New Roman"/>
          <w:sz w:val="20"/>
          <w:szCs w:val="20"/>
          <w:lang w:val="en-US"/>
        </w:rPr>
      </w:pPr>
    </w:p>
    <w:p w14:paraId="687DF53A" w14:textId="6A5CA637" w:rsidR="00E771BE" w:rsidRPr="0008007E" w:rsidRDefault="00527DCE">
      <w:pPr>
        <w:spacing w:after="0" w:line="240" w:lineRule="auto"/>
        <w:jc w:val="both"/>
        <w:rPr>
          <w:rFonts w:ascii="Times New Roman" w:eastAsia="Times New Roman" w:hAnsi="Times New Roman" w:cs="Times New Roman"/>
          <w:b/>
          <w:bCs/>
          <w:iCs/>
          <w:sz w:val="20"/>
          <w:szCs w:val="20"/>
          <w:lang w:val="en-US"/>
        </w:rPr>
      </w:pPr>
      <w:r w:rsidRPr="0008007E">
        <w:rPr>
          <w:rFonts w:ascii="Times New Roman" w:eastAsia="Times New Roman" w:hAnsi="Times New Roman" w:cs="Times New Roman"/>
          <w:b/>
          <w:bCs/>
          <w:iCs/>
          <w:sz w:val="20"/>
          <w:szCs w:val="20"/>
          <w:lang w:val="en-US"/>
        </w:rPr>
        <w:t xml:space="preserve">3.5 </w:t>
      </w:r>
      <w:r w:rsidR="00FA6844" w:rsidRPr="0008007E">
        <w:rPr>
          <w:rFonts w:ascii="Times New Roman" w:eastAsia="Times New Roman" w:hAnsi="Times New Roman" w:cs="Times New Roman"/>
          <w:b/>
          <w:bCs/>
          <w:iCs/>
          <w:sz w:val="20"/>
          <w:szCs w:val="20"/>
          <w:lang w:val="en-US"/>
        </w:rPr>
        <w:t>Spatial</w:t>
      </w:r>
      <w:r w:rsidR="00EF04D4" w:rsidRPr="0008007E">
        <w:rPr>
          <w:rFonts w:ascii="Times New Roman" w:eastAsia="Times New Roman" w:hAnsi="Times New Roman" w:cs="Times New Roman"/>
          <w:b/>
          <w:bCs/>
          <w:iCs/>
          <w:sz w:val="20"/>
          <w:szCs w:val="20"/>
          <w:lang w:val="en-US"/>
        </w:rPr>
        <w:t xml:space="preserve"> scale and </w:t>
      </w:r>
      <w:r w:rsidR="00995692" w:rsidRPr="0008007E">
        <w:rPr>
          <w:rFonts w:ascii="Times New Roman" w:eastAsia="Times New Roman" w:hAnsi="Times New Roman" w:cs="Times New Roman"/>
          <w:b/>
          <w:bCs/>
          <w:iCs/>
          <w:sz w:val="20"/>
          <w:szCs w:val="20"/>
          <w:lang w:val="en-US"/>
        </w:rPr>
        <w:t>h</w:t>
      </w:r>
      <w:r w:rsidRPr="0008007E">
        <w:rPr>
          <w:rFonts w:ascii="Times New Roman" w:eastAsia="Times New Roman" w:hAnsi="Times New Roman" w:cs="Times New Roman"/>
          <w:b/>
          <w:bCs/>
          <w:iCs/>
          <w:sz w:val="20"/>
          <w:szCs w:val="20"/>
          <w:lang w:val="en-US"/>
        </w:rPr>
        <w:t>otspots</w:t>
      </w:r>
    </w:p>
    <w:p w14:paraId="4335A888" w14:textId="77777777" w:rsidR="00E771BE" w:rsidRPr="006060C4" w:rsidRDefault="00E771BE">
      <w:pPr>
        <w:spacing w:after="0" w:line="240" w:lineRule="auto"/>
        <w:ind w:firstLine="709"/>
        <w:jc w:val="both"/>
        <w:rPr>
          <w:rFonts w:ascii="Times New Roman" w:eastAsia="Times New Roman" w:hAnsi="Times New Roman" w:cs="Times New Roman"/>
          <w:sz w:val="20"/>
          <w:szCs w:val="20"/>
          <w:lang w:val="en-US"/>
        </w:rPr>
      </w:pPr>
    </w:p>
    <w:p w14:paraId="70840624" w14:textId="2091F71C" w:rsidR="00D73F4D" w:rsidRPr="00182D65" w:rsidRDefault="004A5BAB" w:rsidP="00EC1F2E">
      <w:pPr>
        <w:spacing w:after="0" w:line="240" w:lineRule="auto"/>
        <w:ind w:firstLine="708"/>
        <w:jc w:val="both"/>
        <w:rPr>
          <w:rFonts w:ascii="Times New Roman" w:eastAsia="Times New Roman" w:hAnsi="Times New Roman" w:cs="Times New Roman"/>
          <w:sz w:val="20"/>
          <w:szCs w:val="20"/>
          <w:lang w:val="en-US"/>
        </w:rPr>
      </w:pPr>
      <w:r w:rsidRPr="004A5BAB">
        <w:rPr>
          <w:rFonts w:ascii="Times New Roman" w:eastAsia="Times New Roman" w:hAnsi="Times New Roman" w:cs="Times New Roman"/>
          <w:sz w:val="20"/>
          <w:szCs w:val="20"/>
          <w:lang w:val="en-US"/>
        </w:rPr>
        <w:t>We evaluated the dispersion of collision events at different spatial scales for taxonomic groups (amphibians, reptile</w:t>
      </w:r>
      <w:r w:rsidR="00D369C1">
        <w:rPr>
          <w:rFonts w:ascii="Times New Roman" w:eastAsia="Times New Roman" w:hAnsi="Times New Roman" w:cs="Times New Roman"/>
          <w:sz w:val="20"/>
          <w:szCs w:val="20"/>
          <w:lang w:val="en-US"/>
        </w:rPr>
        <w:t>s,</w:t>
      </w:r>
      <w:r w:rsidRPr="004A5BAB">
        <w:rPr>
          <w:rFonts w:ascii="Times New Roman" w:eastAsia="Times New Roman" w:hAnsi="Times New Roman" w:cs="Times New Roman"/>
          <w:sz w:val="20"/>
          <w:szCs w:val="20"/>
          <w:lang w:val="en-US"/>
        </w:rPr>
        <w:t xml:space="preserve"> birds</w:t>
      </w:r>
      <w:r w:rsidR="0075243B">
        <w:rPr>
          <w:rFonts w:ascii="Times New Roman" w:eastAsia="Times New Roman" w:hAnsi="Times New Roman" w:cs="Times New Roman"/>
          <w:sz w:val="20"/>
          <w:szCs w:val="20"/>
          <w:lang w:val="en-US"/>
        </w:rPr>
        <w:t>,</w:t>
      </w:r>
      <w:r w:rsidRPr="004A5BAB">
        <w:rPr>
          <w:rFonts w:ascii="Times New Roman" w:eastAsia="Times New Roman" w:hAnsi="Times New Roman" w:cs="Times New Roman"/>
          <w:sz w:val="20"/>
          <w:szCs w:val="20"/>
          <w:lang w:val="en-US"/>
        </w:rPr>
        <w:t xml:space="preserve"> mammals)</w:t>
      </w:r>
      <w:r w:rsidR="0075243B">
        <w:rPr>
          <w:rFonts w:ascii="Times New Roman" w:eastAsia="Times New Roman" w:hAnsi="Times New Roman" w:cs="Times New Roman"/>
          <w:sz w:val="20"/>
          <w:szCs w:val="20"/>
          <w:lang w:val="en-US"/>
        </w:rPr>
        <w:t>,</w:t>
      </w:r>
      <w:r w:rsidRPr="004A5BAB">
        <w:rPr>
          <w:rFonts w:ascii="Times New Roman" w:eastAsia="Times New Roman" w:hAnsi="Times New Roman" w:cs="Times New Roman"/>
          <w:sz w:val="20"/>
          <w:szCs w:val="20"/>
          <w:lang w:val="en-US"/>
        </w:rPr>
        <w:t xml:space="preserve"> for the total group of vertebrates</w:t>
      </w:r>
      <w:r w:rsidR="0075243B">
        <w:rPr>
          <w:rFonts w:ascii="Times New Roman" w:eastAsia="Times New Roman" w:hAnsi="Times New Roman" w:cs="Times New Roman"/>
          <w:sz w:val="20"/>
          <w:szCs w:val="20"/>
          <w:lang w:val="en-US"/>
        </w:rPr>
        <w:t xml:space="preserve"> and for each seasonal period (rainfall period and dry period)</w:t>
      </w:r>
      <w:r w:rsidRPr="004A5BAB">
        <w:rPr>
          <w:rFonts w:ascii="Times New Roman" w:eastAsia="Times New Roman" w:hAnsi="Times New Roman" w:cs="Times New Roman"/>
          <w:sz w:val="20"/>
          <w:szCs w:val="20"/>
          <w:lang w:val="en-US"/>
        </w:rPr>
        <w:t>.</w:t>
      </w:r>
      <w:r w:rsidR="00D935CA">
        <w:rPr>
          <w:rFonts w:ascii="Times New Roman" w:eastAsia="Times New Roman" w:hAnsi="Times New Roman" w:cs="Times New Roman"/>
          <w:sz w:val="20"/>
          <w:szCs w:val="20"/>
          <w:lang w:val="en-US"/>
        </w:rPr>
        <w:t xml:space="preserve"> </w:t>
      </w:r>
      <w:r w:rsidR="0075243B">
        <w:rPr>
          <w:rFonts w:ascii="Times New Roman" w:eastAsia="Times New Roman" w:hAnsi="Times New Roman" w:cs="Times New Roman"/>
          <w:sz w:val="20"/>
          <w:szCs w:val="20"/>
          <w:lang w:val="en-US"/>
        </w:rPr>
        <w:t>T</w:t>
      </w:r>
      <w:r w:rsidR="00D73F4D" w:rsidRPr="00D73F4D">
        <w:rPr>
          <w:rFonts w:ascii="Times New Roman" w:eastAsia="Times New Roman" w:hAnsi="Times New Roman" w:cs="Times New Roman"/>
          <w:sz w:val="20"/>
          <w:szCs w:val="20"/>
          <w:lang w:val="en-US"/>
        </w:rPr>
        <w:t xml:space="preserve">he description of </w:t>
      </w:r>
      <w:r w:rsidR="00300B5A">
        <w:rPr>
          <w:rFonts w:ascii="Times New Roman" w:eastAsia="Times New Roman" w:hAnsi="Times New Roman" w:cs="Times New Roman"/>
          <w:sz w:val="20"/>
          <w:szCs w:val="20"/>
          <w:lang w:val="en-US"/>
        </w:rPr>
        <w:t>road-kill</w:t>
      </w:r>
      <w:r w:rsidR="00D73F4D" w:rsidRPr="00D73F4D">
        <w:rPr>
          <w:rFonts w:ascii="Times New Roman" w:eastAsia="Times New Roman" w:hAnsi="Times New Roman" w:cs="Times New Roman"/>
          <w:sz w:val="20"/>
          <w:szCs w:val="20"/>
          <w:lang w:val="en-US"/>
        </w:rPr>
        <w:t xml:space="preserve"> spatial</w:t>
      </w:r>
      <w:r w:rsidR="00D73F4D">
        <w:rPr>
          <w:rFonts w:ascii="Times New Roman" w:eastAsia="Times New Roman" w:hAnsi="Times New Roman" w:cs="Times New Roman"/>
          <w:sz w:val="20"/>
          <w:szCs w:val="20"/>
          <w:lang w:val="en-US"/>
        </w:rPr>
        <w:t xml:space="preserve"> </w:t>
      </w:r>
      <w:r w:rsidR="00D73F4D" w:rsidRPr="00D73F4D">
        <w:rPr>
          <w:rFonts w:ascii="Times New Roman" w:eastAsia="Times New Roman" w:hAnsi="Times New Roman" w:cs="Times New Roman"/>
          <w:sz w:val="20"/>
          <w:szCs w:val="20"/>
          <w:lang w:val="en-US"/>
        </w:rPr>
        <w:t xml:space="preserve">distributions </w:t>
      </w:r>
      <w:r w:rsidR="0075243B" w:rsidRPr="00D73F4D">
        <w:rPr>
          <w:rFonts w:ascii="Times New Roman" w:eastAsia="Times New Roman" w:hAnsi="Times New Roman" w:cs="Times New Roman"/>
          <w:sz w:val="20"/>
          <w:szCs w:val="20"/>
          <w:lang w:val="en-US"/>
        </w:rPr>
        <w:t>was</w:t>
      </w:r>
      <w:r w:rsidR="00D73F4D" w:rsidRPr="00D73F4D">
        <w:rPr>
          <w:rFonts w:ascii="Times New Roman" w:eastAsia="Times New Roman" w:hAnsi="Times New Roman" w:cs="Times New Roman"/>
          <w:sz w:val="20"/>
          <w:szCs w:val="20"/>
          <w:lang w:val="en-US"/>
        </w:rPr>
        <w:t xml:space="preserve"> to evaluate the randomness of these</w:t>
      </w:r>
      <w:r w:rsidR="00D73F4D">
        <w:rPr>
          <w:rFonts w:ascii="Times New Roman" w:eastAsia="Times New Roman" w:hAnsi="Times New Roman" w:cs="Times New Roman"/>
          <w:sz w:val="20"/>
          <w:szCs w:val="20"/>
          <w:lang w:val="en-US"/>
        </w:rPr>
        <w:t xml:space="preserve"> </w:t>
      </w:r>
      <w:r w:rsidR="00D73F4D" w:rsidRPr="00D73F4D">
        <w:rPr>
          <w:rFonts w:ascii="Times New Roman" w:eastAsia="Times New Roman" w:hAnsi="Times New Roman" w:cs="Times New Roman"/>
          <w:sz w:val="20"/>
          <w:szCs w:val="20"/>
          <w:lang w:val="en-US"/>
        </w:rPr>
        <w:t>events,</w:t>
      </w:r>
      <w:r w:rsidR="0075243B">
        <w:rPr>
          <w:rFonts w:ascii="Times New Roman" w:eastAsia="Times New Roman" w:hAnsi="Times New Roman" w:cs="Times New Roman"/>
          <w:sz w:val="20"/>
          <w:szCs w:val="20"/>
          <w:lang w:val="en-US"/>
        </w:rPr>
        <w:t xml:space="preserve"> and,</w:t>
      </w:r>
      <w:r w:rsidR="00D73F4D" w:rsidRPr="00D73F4D">
        <w:rPr>
          <w:rFonts w:ascii="Times New Roman" w:eastAsia="Times New Roman" w:hAnsi="Times New Roman" w:cs="Times New Roman"/>
          <w:sz w:val="20"/>
          <w:szCs w:val="20"/>
          <w:lang w:val="en-US"/>
        </w:rPr>
        <w:t xml:space="preserve"> when there was a non</w:t>
      </w:r>
      <w:r w:rsidR="0075243B">
        <w:rPr>
          <w:rFonts w:ascii="Times New Roman" w:eastAsia="Times New Roman" w:hAnsi="Times New Roman" w:cs="Times New Roman"/>
          <w:sz w:val="20"/>
          <w:szCs w:val="20"/>
          <w:lang w:val="en-US"/>
        </w:rPr>
        <w:t>-</w:t>
      </w:r>
      <w:r w:rsidR="00D73F4D" w:rsidRPr="00D73F4D">
        <w:rPr>
          <w:rFonts w:ascii="Times New Roman" w:eastAsia="Times New Roman" w:hAnsi="Times New Roman" w:cs="Times New Roman"/>
          <w:sz w:val="20"/>
          <w:szCs w:val="20"/>
          <w:lang w:val="en-US"/>
        </w:rPr>
        <w:t>random distribution, to</w:t>
      </w:r>
      <w:r w:rsidR="00D73F4D">
        <w:rPr>
          <w:rFonts w:ascii="Times New Roman" w:eastAsia="Times New Roman" w:hAnsi="Times New Roman" w:cs="Times New Roman"/>
          <w:sz w:val="20"/>
          <w:szCs w:val="20"/>
          <w:lang w:val="en-US"/>
        </w:rPr>
        <w:t xml:space="preserve"> </w:t>
      </w:r>
      <w:r w:rsidR="00D73F4D" w:rsidRPr="00D73F4D">
        <w:rPr>
          <w:rFonts w:ascii="Times New Roman" w:eastAsia="Times New Roman" w:hAnsi="Times New Roman" w:cs="Times New Roman"/>
          <w:sz w:val="20"/>
          <w:szCs w:val="20"/>
          <w:lang w:val="en-US"/>
        </w:rPr>
        <w:t>assess at which scales the aggregation is more intense. We</w:t>
      </w:r>
      <w:r w:rsidR="0075243B">
        <w:rPr>
          <w:rFonts w:ascii="Times New Roman" w:eastAsia="Times New Roman" w:hAnsi="Times New Roman" w:cs="Times New Roman"/>
          <w:sz w:val="20"/>
          <w:szCs w:val="20"/>
          <w:lang w:val="en-US"/>
        </w:rPr>
        <w:t xml:space="preserve"> used</w:t>
      </w:r>
      <w:r w:rsidR="00D73F4D" w:rsidRPr="00D73F4D">
        <w:rPr>
          <w:rFonts w:ascii="Times New Roman" w:eastAsia="Times New Roman" w:hAnsi="Times New Roman" w:cs="Times New Roman"/>
          <w:sz w:val="20"/>
          <w:szCs w:val="20"/>
          <w:lang w:val="en-US"/>
        </w:rPr>
        <w:t xml:space="preserve"> a</w:t>
      </w:r>
      <w:r w:rsidR="00D73F4D">
        <w:rPr>
          <w:rFonts w:ascii="Times New Roman" w:eastAsia="Times New Roman" w:hAnsi="Times New Roman" w:cs="Times New Roman"/>
          <w:sz w:val="20"/>
          <w:szCs w:val="20"/>
          <w:lang w:val="en-US"/>
        </w:rPr>
        <w:t xml:space="preserve"> </w:t>
      </w:r>
      <w:r w:rsidR="00D73F4D" w:rsidRPr="00D73F4D">
        <w:rPr>
          <w:rFonts w:ascii="Times New Roman" w:eastAsia="Times New Roman" w:hAnsi="Times New Roman" w:cs="Times New Roman"/>
          <w:sz w:val="20"/>
          <w:szCs w:val="20"/>
          <w:lang w:val="en-US"/>
        </w:rPr>
        <w:t xml:space="preserve">modified </w:t>
      </w:r>
      <w:bookmarkStart w:id="17" w:name="_Hlk71649065"/>
      <w:r w:rsidR="00D73F4D" w:rsidRPr="00D73F4D">
        <w:rPr>
          <w:rFonts w:ascii="Times New Roman" w:eastAsia="Times New Roman" w:hAnsi="Times New Roman" w:cs="Times New Roman"/>
          <w:sz w:val="20"/>
          <w:szCs w:val="20"/>
          <w:lang w:val="en-US"/>
        </w:rPr>
        <w:t xml:space="preserve">Ripley’s K statistic </w:t>
      </w:r>
      <w:bookmarkEnd w:id="17"/>
      <w:r w:rsidR="00D73F4D" w:rsidRPr="00D73F4D">
        <w:rPr>
          <w:rFonts w:ascii="Times New Roman" w:eastAsia="Times New Roman" w:hAnsi="Times New Roman" w:cs="Times New Roman"/>
          <w:sz w:val="20"/>
          <w:szCs w:val="20"/>
          <w:lang w:val="en-US"/>
        </w:rPr>
        <w:t>to evaluate th</w:t>
      </w:r>
      <w:r w:rsidR="00EC1F2E">
        <w:rPr>
          <w:rFonts w:ascii="Times New Roman" w:eastAsia="Times New Roman" w:hAnsi="Times New Roman" w:cs="Times New Roman"/>
          <w:sz w:val="20"/>
          <w:szCs w:val="20"/>
          <w:lang w:val="en-US"/>
        </w:rPr>
        <w:t>is</w:t>
      </w:r>
      <w:r w:rsidR="00D73F4D" w:rsidRPr="00D73F4D">
        <w:rPr>
          <w:rFonts w:ascii="Times New Roman" w:eastAsia="Times New Roman" w:hAnsi="Times New Roman" w:cs="Times New Roman"/>
          <w:sz w:val="20"/>
          <w:szCs w:val="20"/>
          <w:lang w:val="en-US"/>
        </w:rPr>
        <w:t xml:space="preserve"> non-randomness</w:t>
      </w:r>
      <w:r w:rsidR="00D73F4D">
        <w:rPr>
          <w:rFonts w:ascii="Times New Roman" w:eastAsia="Times New Roman" w:hAnsi="Times New Roman" w:cs="Times New Roman"/>
          <w:sz w:val="20"/>
          <w:szCs w:val="20"/>
          <w:lang w:val="en-US"/>
        </w:rPr>
        <w:t xml:space="preserve"> </w:t>
      </w:r>
      <w:r w:rsidR="00D73F4D" w:rsidRPr="00D73F4D">
        <w:rPr>
          <w:rFonts w:ascii="Times New Roman" w:eastAsia="Times New Roman" w:hAnsi="Times New Roman" w:cs="Times New Roman"/>
          <w:sz w:val="20"/>
          <w:szCs w:val="20"/>
          <w:lang w:val="en-US"/>
        </w:rPr>
        <w:t>of the spatial distribution of events over multiple</w:t>
      </w:r>
      <w:r w:rsidR="00D73F4D">
        <w:rPr>
          <w:rFonts w:ascii="Times New Roman" w:eastAsia="Times New Roman" w:hAnsi="Times New Roman" w:cs="Times New Roman"/>
          <w:sz w:val="20"/>
          <w:szCs w:val="20"/>
          <w:lang w:val="en-US"/>
        </w:rPr>
        <w:t xml:space="preserve"> </w:t>
      </w:r>
      <w:r w:rsidR="00D73F4D" w:rsidRPr="00D73F4D">
        <w:rPr>
          <w:rFonts w:ascii="Times New Roman" w:eastAsia="Times New Roman" w:hAnsi="Times New Roman" w:cs="Times New Roman"/>
          <w:sz w:val="20"/>
          <w:szCs w:val="20"/>
          <w:lang w:val="en-US"/>
        </w:rPr>
        <w:t>scales (</w:t>
      </w:r>
      <w:r w:rsidR="00E935A8">
        <w:rPr>
          <w:rFonts w:ascii="Times New Roman" w:eastAsia="Times New Roman" w:hAnsi="Times New Roman" w:cs="Times New Roman"/>
          <w:sz w:val="20"/>
          <w:szCs w:val="20"/>
          <w:lang w:val="en-US"/>
        </w:rPr>
        <w:t xml:space="preserve">Ripley, 1981; </w:t>
      </w:r>
      <w:r w:rsidR="00D73F4D" w:rsidRPr="00D73F4D">
        <w:rPr>
          <w:rFonts w:ascii="Times New Roman" w:eastAsia="Times New Roman" w:hAnsi="Times New Roman" w:cs="Times New Roman"/>
          <w:sz w:val="20"/>
          <w:szCs w:val="20"/>
          <w:lang w:val="en-US"/>
        </w:rPr>
        <w:t>Clevenger et al.</w:t>
      </w:r>
      <w:r w:rsidR="00C239B0">
        <w:rPr>
          <w:rFonts w:ascii="Times New Roman" w:eastAsia="Times New Roman" w:hAnsi="Times New Roman" w:cs="Times New Roman"/>
          <w:sz w:val="20"/>
          <w:szCs w:val="20"/>
          <w:lang w:val="en-US"/>
        </w:rPr>
        <w:t>,</w:t>
      </w:r>
      <w:r w:rsidR="00D73F4D" w:rsidRPr="00D73F4D">
        <w:rPr>
          <w:rFonts w:ascii="Times New Roman" w:eastAsia="Times New Roman" w:hAnsi="Times New Roman" w:cs="Times New Roman"/>
          <w:sz w:val="20"/>
          <w:szCs w:val="20"/>
          <w:lang w:val="en-US"/>
        </w:rPr>
        <w:t xml:space="preserve"> 2003</w:t>
      </w:r>
      <w:r w:rsidR="00182D65" w:rsidRPr="00031E1C">
        <w:rPr>
          <w:rFonts w:ascii="Times New Roman" w:eastAsia="Times New Roman" w:hAnsi="Times New Roman" w:cs="Times New Roman"/>
          <w:sz w:val="20"/>
          <w:szCs w:val="20"/>
          <w:lang w:val="en-US"/>
        </w:rPr>
        <w:t>; Coelho et al.</w:t>
      </w:r>
      <w:r w:rsidR="00C239B0" w:rsidRPr="00031E1C">
        <w:rPr>
          <w:rFonts w:ascii="Times New Roman" w:eastAsia="Times New Roman" w:hAnsi="Times New Roman" w:cs="Times New Roman"/>
          <w:sz w:val="20"/>
          <w:szCs w:val="20"/>
          <w:lang w:val="en-US"/>
        </w:rPr>
        <w:t>,</w:t>
      </w:r>
      <w:r w:rsidR="00182D65" w:rsidRPr="00031E1C">
        <w:rPr>
          <w:rFonts w:ascii="Times New Roman" w:eastAsia="Times New Roman" w:hAnsi="Times New Roman" w:cs="Times New Roman"/>
          <w:sz w:val="20"/>
          <w:szCs w:val="20"/>
          <w:lang w:val="en-US"/>
        </w:rPr>
        <w:t xml:space="preserve"> 2008</w:t>
      </w:r>
      <w:r w:rsidR="00D73F4D" w:rsidRPr="00D73F4D">
        <w:rPr>
          <w:rFonts w:ascii="Times New Roman" w:eastAsia="Times New Roman" w:hAnsi="Times New Roman" w:cs="Times New Roman"/>
          <w:sz w:val="20"/>
          <w:szCs w:val="20"/>
          <w:lang w:val="en-US"/>
        </w:rPr>
        <w:t>).</w:t>
      </w:r>
      <w:r w:rsidR="00182D65" w:rsidRPr="00182D65">
        <w:rPr>
          <w:lang w:val="en-US"/>
        </w:rPr>
        <w:t xml:space="preserve"> </w:t>
      </w:r>
      <w:r w:rsidR="00182D65" w:rsidRPr="00182D65">
        <w:rPr>
          <w:rFonts w:ascii="Times New Roman" w:eastAsia="Times New Roman" w:hAnsi="Times New Roman" w:cs="Times New Roman"/>
          <w:sz w:val="20"/>
          <w:szCs w:val="20"/>
          <w:lang w:val="en-US"/>
        </w:rPr>
        <w:t>To define the different scales evaluated,</w:t>
      </w:r>
      <w:r w:rsidR="00182D65">
        <w:rPr>
          <w:rFonts w:ascii="Times New Roman" w:eastAsia="Times New Roman" w:hAnsi="Times New Roman" w:cs="Times New Roman"/>
          <w:sz w:val="20"/>
          <w:szCs w:val="20"/>
          <w:lang w:val="en-US"/>
        </w:rPr>
        <w:t xml:space="preserve"> </w:t>
      </w:r>
      <w:r w:rsidR="00182D65" w:rsidRPr="00182D65">
        <w:rPr>
          <w:rFonts w:ascii="Times New Roman" w:eastAsia="Times New Roman" w:hAnsi="Times New Roman" w:cs="Times New Roman"/>
          <w:sz w:val="20"/>
          <w:szCs w:val="20"/>
          <w:lang w:val="en-US"/>
        </w:rPr>
        <w:t xml:space="preserve">we used an initial radius of </w:t>
      </w:r>
      <w:r w:rsidR="00633A14">
        <w:rPr>
          <w:rFonts w:ascii="Times New Roman" w:eastAsia="Times New Roman" w:hAnsi="Times New Roman" w:cs="Times New Roman"/>
          <w:sz w:val="20"/>
          <w:szCs w:val="20"/>
          <w:lang w:val="en-US"/>
        </w:rPr>
        <w:t>100</w:t>
      </w:r>
      <w:r w:rsidR="00182D65">
        <w:rPr>
          <w:rFonts w:ascii="Times New Roman" w:eastAsia="Times New Roman" w:hAnsi="Times New Roman" w:cs="Times New Roman"/>
          <w:sz w:val="20"/>
          <w:szCs w:val="20"/>
          <w:lang w:val="en-US"/>
        </w:rPr>
        <w:t xml:space="preserve"> </w:t>
      </w:r>
      <w:r w:rsidR="00182D65" w:rsidRPr="00182D65">
        <w:rPr>
          <w:rFonts w:ascii="Times New Roman" w:eastAsia="Times New Roman" w:hAnsi="Times New Roman" w:cs="Times New Roman"/>
          <w:sz w:val="20"/>
          <w:szCs w:val="20"/>
          <w:lang w:val="en-US"/>
        </w:rPr>
        <w:t>m</w:t>
      </w:r>
      <w:r w:rsidR="00C34125">
        <w:rPr>
          <w:rFonts w:ascii="Times New Roman" w:eastAsia="Times New Roman" w:hAnsi="Times New Roman" w:cs="Times New Roman"/>
          <w:sz w:val="20"/>
          <w:szCs w:val="20"/>
          <w:lang w:val="en-US"/>
        </w:rPr>
        <w:t>eters</w:t>
      </w:r>
      <w:r w:rsidR="00182D65" w:rsidRPr="00182D65">
        <w:rPr>
          <w:rFonts w:ascii="Times New Roman" w:eastAsia="Times New Roman" w:hAnsi="Times New Roman" w:cs="Times New Roman"/>
          <w:sz w:val="20"/>
          <w:szCs w:val="20"/>
          <w:lang w:val="en-US"/>
        </w:rPr>
        <w:t xml:space="preserve"> and increments</w:t>
      </w:r>
      <w:r w:rsidR="00182D65">
        <w:rPr>
          <w:rFonts w:ascii="Times New Roman" w:eastAsia="Times New Roman" w:hAnsi="Times New Roman" w:cs="Times New Roman"/>
          <w:sz w:val="20"/>
          <w:szCs w:val="20"/>
          <w:lang w:val="en-US"/>
        </w:rPr>
        <w:t xml:space="preserve"> </w:t>
      </w:r>
      <w:r w:rsidR="00182D65" w:rsidRPr="00182D65">
        <w:rPr>
          <w:rFonts w:ascii="Times New Roman" w:eastAsia="Times New Roman" w:hAnsi="Times New Roman" w:cs="Times New Roman"/>
          <w:sz w:val="20"/>
          <w:szCs w:val="20"/>
          <w:lang w:val="en-US"/>
        </w:rPr>
        <w:t xml:space="preserve">of </w:t>
      </w:r>
      <w:r w:rsidR="00182D65">
        <w:rPr>
          <w:rFonts w:ascii="Times New Roman" w:eastAsia="Times New Roman" w:hAnsi="Times New Roman" w:cs="Times New Roman"/>
          <w:sz w:val="20"/>
          <w:szCs w:val="20"/>
          <w:lang w:val="en-US"/>
        </w:rPr>
        <w:t xml:space="preserve">500 </w:t>
      </w:r>
      <w:r w:rsidR="00182D65" w:rsidRPr="00182D65">
        <w:rPr>
          <w:rFonts w:ascii="Times New Roman" w:eastAsia="Times New Roman" w:hAnsi="Times New Roman" w:cs="Times New Roman"/>
          <w:sz w:val="20"/>
          <w:szCs w:val="20"/>
          <w:lang w:val="en-US"/>
        </w:rPr>
        <w:t>m</w:t>
      </w:r>
      <w:r w:rsidR="00C34125">
        <w:rPr>
          <w:rFonts w:ascii="Times New Roman" w:eastAsia="Times New Roman" w:hAnsi="Times New Roman" w:cs="Times New Roman"/>
          <w:sz w:val="20"/>
          <w:szCs w:val="20"/>
          <w:lang w:val="en-US"/>
        </w:rPr>
        <w:t>eters</w:t>
      </w:r>
      <w:r w:rsidR="00182D65" w:rsidRPr="00182D65">
        <w:rPr>
          <w:rFonts w:ascii="Times New Roman" w:eastAsia="Times New Roman" w:hAnsi="Times New Roman" w:cs="Times New Roman"/>
          <w:sz w:val="20"/>
          <w:szCs w:val="20"/>
          <w:lang w:val="en-US"/>
        </w:rPr>
        <w:t xml:space="preserve"> for each step</w:t>
      </w:r>
      <w:r w:rsidR="00EE6FE5">
        <w:rPr>
          <w:rFonts w:ascii="Times New Roman" w:eastAsia="Times New Roman" w:hAnsi="Times New Roman" w:cs="Times New Roman"/>
          <w:sz w:val="20"/>
          <w:szCs w:val="20"/>
          <w:lang w:val="en-US"/>
        </w:rPr>
        <w:t xml:space="preserve"> and 1000 simulations</w:t>
      </w:r>
      <w:r w:rsidR="00182D65" w:rsidRPr="00182D65">
        <w:rPr>
          <w:rFonts w:ascii="Times New Roman" w:eastAsia="Times New Roman" w:hAnsi="Times New Roman" w:cs="Times New Roman"/>
          <w:sz w:val="20"/>
          <w:szCs w:val="20"/>
          <w:lang w:val="en-US"/>
        </w:rPr>
        <w:t>. This initial radius size was</w:t>
      </w:r>
      <w:r w:rsidR="00182D65">
        <w:rPr>
          <w:rFonts w:ascii="Times New Roman" w:eastAsia="Times New Roman" w:hAnsi="Times New Roman" w:cs="Times New Roman"/>
          <w:sz w:val="20"/>
          <w:szCs w:val="20"/>
          <w:lang w:val="en-US"/>
        </w:rPr>
        <w:t xml:space="preserve"> </w:t>
      </w:r>
      <w:r w:rsidR="00182D65" w:rsidRPr="00182D65">
        <w:rPr>
          <w:rFonts w:ascii="Times New Roman" w:eastAsia="Times New Roman" w:hAnsi="Times New Roman" w:cs="Times New Roman"/>
          <w:sz w:val="20"/>
          <w:szCs w:val="20"/>
          <w:lang w:val="en-US"/>
        </w:rPr>
        <w:t>chosen because we considered that it corresponds to</w:t>
      </w:r>
      <w:r w:rsidR="00182D65">
        <w:rPr>
          <w:rFonts w:ascii="Times New Roman" w:eastAsia="Times New Roman" w:hAnsi="Times New Roman" w:cs="Times New Roman"/>
          <w:sz w:val="20"/>
          <w:szCs w:val="20"/>
          <w:lang w:val="en-US"/>
        </w:rPr>
        <w:t xml:space="preserve"> </w:t>
      </w:r>
      <w:r w:rsidR="00182D65" w:rsidRPr="00182D65">
        <w:rPr>
          <w:rFonts w:ascii="Times New Roman" w:eastAsia="Times New Roman" w:hAnsi="Times New Roman" w:cs="Times New Roman"/>
          <w:sz w:val="20"/>
          <w:szCs w:val="20"/>
          <w:lang w:val="en-US"/>
        </w:rPr>
        <w:t>a scale on which most common mitigation measures</w:t>
      </w:r>
      <w:r w:rsidR="0075243B">
        <w:rPr>
          <w:rFonts w:ascii="Times New Roman" w:eastAsia="Times New Roman" w:hAnsi="Times New Roman" w:cs="Times New Roman"/>
          <w:sz w:val="20"/>
          <w:szCs w:val="20"/>
          <w:lang w:val="en-US"/>
        </w:rPr>
        <w:t xml:space="preserve"> </w:t>
      </w:r>
      <w:r w:rsidR="00182D65" w:rsidRPr="00182D65">
        <w:rPr>
          <w:rFonts w:ascii="Times New Roman" w:eastAsia="Times New Roman" w:hAnsi="Times New Roman" w:cs="Times New Roman"/>
          <w:sz w:val="20"/>
          <w:szCs w:val="20"/>
          <w:lang w:val="en-US"/>
        </w:rPr>
        <w:t>can be effective</w:t>
      </w:r>
      <w:r w:rsidR="00182D65">
        <w:rPr>
          <w:rFonts w:ascii="Times New Roman" w:eastAsia="Times New Roman" w:hAnsi="Times New Roman" w:cs="Times New Roman"/>
          <w:sz w:val="20"/>
          <w:szCs w:val="20"/>
          <w:lang w:val="en-US"/>
        </w:rPr>
        <w:t xml:space="preserve"> </w:t>
      </w:r>
      <w:r w:rsidR="00182D65" w:rsidRPr="00031E1C">
        <w:rPr>
          <w:rFonts w:ascii="Times New Roman" w:eastAsia="Times New Roman" w:hAnsi="Times New Roman" w:cs="Times New Roman"/>
          <w:sz w:val="20"/>
          <w:szCs w:val="20"/>
          <w:lang w:val="en-US"/>
        </w:rPr>
        <w:t>(Coelho et al.</w:t>
      </w:r>
      <w:r w:rsidR="00C239B0" w:rsidRPr="00031E1C">
        <w:rPr>
          <w:rFonts w:ascii="Times New Roman" w:eastAsia="Times New Roman" w:hAnsi="Times New Roman" w:cs="Times New Roman"/>
          <w:sz w:val="20"/>
          <w:szCs w:val="20"/>
          <w:lang w:val="en-US"/>
        </w:rPr>
        <w:t>,</w:t>
      </w:r>
      <w:r w:rsidR="00182D65" w:rsidRPr="00031E1C">
        <w:rPr>
          <w:rFonts w:ascii="Times New Roman" w:eastAsia="Times New Roman" w:hAnsi="Times New Roman" w:cs="Times New Roman"/>
          <w:sz w:val="20"/>
          <w:szCs w:val="20"/>
          <w:lang w:val="en-US"/>
        </w:rPr>
        <w:t xml:space="preserve"> 2008)</w:t>
      </w:r>
      <w:r w:rsidRPr="00031E1C">
        <w:rPr>
          <w:rFonts w:ascii="Times New Roman" w:eastAsia="Times New Roman" w:hAnsi="Times New Roman" w:cs="Times New Roman"/>
          <w:sz w:val="20"/>
          <w:szCs w:val="20"/>
          <w:lang w:val="en-US"/>
        </w:rPr>
        <w:t>.</w:t>
      </w:r>
    </w:p>
    <w:p w14:paraId="0352239D" w14:textId="77AF8D55" w:rsidR="00D73F4D" w:rsidRPr="00E27A41" w:rsidDel="00AF2F8E" w:rsidRDefault="00D73F4D" w:rsidP="00D73F4D">
      <w:pPr>
        <w:spacing w:after="0" w:line="240" w:lineRule="auto"/>
        <w:ind w:firstLine="708"/>
        <w:jc w:val="both"/>
        <w:rPr>
          <w:del w:id="18" w:author="lutebio@outlook.com" w:date="2021-05-11T18:12:00Z"/>
          <w:rFonts w:ascii="Times New Roman" w:eastAsia="Times New Roman" w:hAnsi="Times New Roman" w:cs="Times New Roman"/>
          <w:sz w:val="20"/>
          <w:szCs w:val="20"/>
          <w:lang w:val="en-US"/>
        </w:rPr>
      </w:pPr>
      <w:del w:id="19" w:author="lutebio@outlook.com" w:date="2021-05-11T18:12:00Z">
        <w:r w:rsidRPr="00D73F4D" w:rsidDel="00AF2F8E">
          <w:rPr>
            <w:rFonts w:ascii="Times New Roman" w:eastAsia="Times New Roman" w:hAnsi="Times New Roman" w:cs="Times New Roman"/>
            <w:sz w:val="20"/>
            <w:szCs w:val="20"/>
            <w:lang w:val="en-US"/>
          </w:rPr>
          <w:delText>The K statistic</w:delText>
        </w:r>
        <w:r w:rsidR="00026965" w:rsidDel="00AF2F8E">
          <w:rPr>
            <w:rFonts w:ascii="Times New Roman" w:eastAsia="Times New Roman" w:hAnsi="Times New Roman" w:cs="Times New Roman"/>
            <w:sz w:val="20"/>
            <w:szCs w:val="20"/>
            <w:lang w:val="en-US"/>
          </w:rPr>
          <w:delText>al</w:delText>
        </w:r>
        <w:r w:rsidRPr="00D73F4D" w:rsidDel="00AF2F8E">
          <w:rPr>
            <w:rFonts w:ascii="Times New Roman" w:eastAsia="Times New Roman" w:hAnsi="Times New Roman" w:cs="Times New Roman"/>
            <w:sz w:val="20"/>
            <w:szCs w:val="20"/>
            <w:lang w:val="en-US"/>
          </w:rPr>
          <w:delText xml:space="preserve"> analysis is performed as follows: A circle with a determinate radius is centralized on a </w:delText>
        </w:r>
        <w:r w:rsidR="00300B5A" w:rsidDel="00AF2F8E">
          <w:rPr>
            <w:rFonts w:ascii="Times New Roman" w:eastAsia="Times New Roman" w:hAnsi="Times New Roman" w:cs="Times New Roman"/>
            <w:sz w:val="20"/>
            <w:szCs w:val="20"/>
            <w:lang w:val="en-US"/>
          </w:rPr>
          <w:delText>road-kill</w:delText>
        </w:r>
        <w:r w:rsidRPr="00D73F4D" w:rsidDel="00AF2F8E">
          <w:rPr>
            <w:rFonts w:ascii="Times New Roman" w:eastAsia="Times New Roman" w:hAnsi="Times New Roman" w:cs="Times New Roman"/>
            <w:sz w:val="20"/>
            <w:szCs w:val="20"/>
            <w:lang w:val="en-US"/>
          </w:rPr>
          <w:delText xml:space="preserve"> event, and the number of other events inside the circle area is summed. </w:delText>
        </w:r>
        <w:r w:rsidR="00385B4D" w:rsidRPr="00E27A41" w:rsidDel="00AF2F8E">
          <w:rPr>
            <w:rFonts w:ascii="Times New Roman" w:eastAsia="Times New Roman" w:hAnsi="Times New Roman" w:cs="Times New Roman"/>
            <w:sz w:val="20"/>
            <w:szCs w:val="20"/>
            <w:lang w:val="en-US"/>
          </w:rPr>
          <w:delText>This a</w:delText>
        </w:r>
        <w:r w:rsidR="00385B4D" w:rsidRPr="00E27A41" w:rsidDel="00AF2F8E">
          <w:rPr>
            <w:rFonts w:ascii="Times New Roman" w:hAnsi="Times New Roman" w:cs="Times New Roman"/>
            <w:color w:val="131413"/>
            <w:sz w:val="20"/>
            <w:szCs w:val="20"/>
            <w:lang w:val="en-US" w:eastAsia="pt-BR"/>
          </w:rPr>
          <w:delText>nalysis can be described as:</w:delText>
        </w:r>
      </w:del>
    </w:p>
    <w:p w14:paraId="27443D09" w14:textId="09FF310E" w:rsidR="00385B4D" w:rsidRPr="00A07D3F" w:rsidDel="00AF2F8E" w:rsidRDefault="00833C21" w:rsidP="00833C21">
      <w:pPr>
        <w:jc w:val="right"/>
        <w:rPr>
          <w:del w:id="20" w:author="lutebio@outlook.com" w:date="2021-05-11T18:12:00Z"/>
          <w:rFonts w:ascii="Times New Roman" w:eastAsia="Times New Roman" w:hAnsi="Times New Roman" w:cs="Times New Roman"/>
          <w:sz w:val="20"/>
          <w:szCs w:val="20"/>
          <w:lang w:val="es-CL"/>
        </w:rPr>
      </w:pPr>
      <w:del w:id="21" w:author="lutebio@outlook.com" w:date="2021-05-11T18:12:00Z">
        <w:r w:rsidRPr="00A07D3F" w:rsidDel="00AF2F8E">
          <w:rPr>
            <w:rFonts w:ascii="Times New Roman" w:eastAsia="Times New Roman" w:hAnsi="Times New Roman" w:cs="Times New Roman"/>
            <w:sz w:val="20"/>
            <w:szCs w:val="20"/>
            <w:lang w:val="es-CL"/>
          </w:rPr>
          <w:delText>(2)</w:delText>
        </w:r>
      </w:del>
    </w:p>
    <w:p w14:paraId="3F971BD1" w14:textId="16AD5590" w:rsidR="00385B4D" w:rsidRPr="00385B4D" w:rsidDel="00AF2F8E" w:rsidRDefault="00385B4D" w:rsidP="00C136ED">
      <w:pPr>
        <w:spacing w:after="0" w:line="240" w:lineRule="auto"/>
        <w:jc w:val="center"/>
        <w:rPr>
          <w:del w:id="22" w:author="lutebio@outlook.com" w:date="2021-05-11T18:12:00Z"/>
          <w:rFonts w:ascii="Times New Roman" w:eastAsia="Times New Roman" w:hAnsi="Times New Roman" w:cs="Times New Roman"/>
          <w:sz w:val="20"/>
          <w:szCs w:val="20"/>
          <w:lang w:val="en-US"/>
        </w:rPr>
      </w:pPr>
      <m:oMathPara>
        <m:oMath>
          <m:r>
            <w:del w:id="23" w:author="lutebio@outlook.com" w:date="2021-05-11T18:12:00Z">
              <w:rPr>
                <w:rFonts w:ascii="Cambria Math" w:hAnsi="Cambria Math" w:cs="Times New Roman"/>
                <w:sz w:val="20"/>
                <w:szCs w:val="20"/>
              </w:rPr>
              <m:t>K</m:t>
            </w:del>
          </m:r>
          <m:r>
            <w:del w:id="24" w:author="lutebio@outlook.com" w:date="2021-05-11T18:12:00Z">
              <w:rPr>
                <w:rFonts w:ascii="Cambria Math" w:hAnsi="Cambria Math" w:cs="Times New Roman"/>
                <w:sz w:val="20"/>
                <w:szCs w:val="20"/>
                <w:lang w:val="en-US"/>
              </w:rPr>
              <m:t xml:space="preserve"> </m:t>
            </w:del>
          </m:r>
          <m:d>
            <m:dPr>
              <m:ctrlPr>
                <w:del w:id="25" w:author="lutebio@outlook.com" w:date="2021-05-11T18:12:00Z">
                  <w:rPr>
                    <w:rFonts w:ascii="Cambria Math" w:hAnsi="Cambria Math" w:cs="Times New Roman"/>
                    <w:i/>
                    <w:sz w:val="20"/>
                    <w:szCs w:val="20"/>
                  </w:rPr>
                </w:del>
              </m:ctrlPr>
            </m:dPr>
            <m:e>
              <m:r>
                <w:del w:id="26" w:author="lutebio@outlook.com" w:date="2021-05-11T18:12:00Z">
                  <w:rPr>
                    <w:rFonts w:ascii="Cambria Math" w:hAnsi="Cambria Math" w:cs="Times New Roman"/>
                    <w:sz w:val="20"/>
                    <w:szCs w:val="20"/>
                  </w:rPr>
                  <m:t>r</m:t>
                </w:del>
              </m:r>
            </m:e>
          </m:d>
          <m:r>
            <w:del w:id="27" w:author="lutebio@outlook.com" w:date="2021-05-11T18:12:00Z">
              <w:rPr>
                <w:rFonts w:ascii="Cambria Math" w:hAnsi="Cambria Math" w:cs="Times New Roman"/>
                <w:sz w:val="20"/>
                <w:szCs w:val="20"/>
                <w:lang w:val="en-US"/>
              </w:rPr>
              <m:t>=</m:t>
            </w:del>
          </m:r>
          <m:f>
            <m:fPr>
              <m:ctrlPr>
                <w:del w:id="28" w:author="lutebio@outlook.com" w:date="2021-05-11T18:12:00Z">
                  <w:rPr>
                    <w:rFonts w:ascii="Cambria Math" w:hAnsi="Cambria Math" w:cs="Times New Roman"/>
                    <w:i/>
                    <w:sz w:val="20"/>
                    <w:szCs w:val="20"/>
                  </w:rPr>
                </w:del>
              </m:ctrlPr>
            </m:fPr>
            <m:num>
              <m:r>
                <w:del w:id="29" w:author="lutebio@outlook.com" w:date="2021-05-11T18:12:00Z">
                  <w:rPr>
                    <w:rFonts w:ascii="Cambria Math" w:hAnsi="Cambria Math" w:cs="Times New Roman"/>
                    <w:sz w:val="20"/>
                    <w:szCs w:val="20"/>
                  </w:rPr>
                  <m:t>D</m:t>
                </w:del>
              </m:r>
            </m:num>
            <m:den>
              <m:r>
                <w:del w:id="30" w:author="lutebio@outlook.com" w:date="2021-05-11T18:12:00Z">
                  <w:rPr>
                    <w:rFonts w:ascii="Cambria Math" w:hAnsi="Cambria Math" w:cs="Times New Roman"/>
                    <w:sz w:val="20"/>
                    <w:szCs w:val="20"/>
                  </w:rPr>
                  <m:t>n</m:t>
                </w:del>
              </m:r>
              <m:r>
                <w:del w:id="31" w:author="lutebio@outlook.com" w:date="2021-05-11T18:12:00Z">
                  <w:rPr>
                    <w:rFonts w:ascii="Cambria Math" w:hAnsi="Cambria Math" w:cs="Times New Roman"/>
                    <w:sz w:val="20"/>
                    <w:szCs w:val="20"/>
                    <w:lang w:val="en-US"/>
                  </w:rPr>
                  <m:t>(</m:t>
                </w:del>
              </m:r>
              <m:r>
                <w:del w:id="32" w:author="lutebio@outlook.com" w:date="2021-05-11T18:12:00Z">
                  <w:rPr>
                    <w:rFonts w:ascii="Cambria Math" w:hAnsi="Cambria Math" w:cs="Times New Roman"/>
                    <w:sz w:val="20"/>
                    <w:szCs w:val="20"/>
                  </w:rPr>
                  <m:t>n</m:t>
                </w:del>
              </m:r>
              <m:r>
                <w:del w:id="33" w:author="lutebio@outlook.com" w:date="2021-05-11T18:12:00Z">
                  <w:rPr>
                    <w:rFonts w:ascii="Cambria Math" w:hAnsi="Cambria Math" w:cs="Times New Roman"/>
                    <w:sz w:val="20"/>
                    <w:szCs w:val="20"/>
                    <w:lang w:val="en-US"/>
                  </w:rPr>
                  <m:t>-1)</m:t>
                </w:del>
              </m:r>
            </m:den>
          </m:f>
          <m:nary>
            <m:naryPr>
              <m:chr m:val="∑"/>
              <m:limLoc m:val="undOvr"/>
              <m:ctrlPr>
                <w:del w:id="34" w:author="lutebio@outlook.com" w:date="2021-05-11T18:12:00Z">
                  <w:rPr>
                    <w:rFonts w:ascii="Cambria Math" w:hAnsi="Cambria Math" w:cs="Times New Roman"/>
                    <w:i/>
                    <w:sz w:val="20"/>
                    <w:szCs w:val="20"/>
                  </w:rPr>
                </w:del>
              </m:ctrlPr>
            </m:naryPr>
            <m:sub>
              <m:r>
                <w:del w:id="35" w:author="lutebio@outlook.com" w:date="2021-05-11T18:12:00Z">
                  <w:rPr>
                    <w:rFonts w:ascii="Cambria Math" w:hAnsi="Cambria Math" w:cs="Times New Roman"/>
                    <w:sz w:val="20"/>
                    <w:szCs w:val="20"/>
                  </w:rPr>
                  <m:t>i</m:t>
                </w:del>
              </m:r>
              <m:r>
                <w:del w:id="36" w:author="lutebio@outlook.com" w:date="2021-05-11T18:12:00Z">
                  <w:rPr>
                    <w:rFonts w:ascii="Cambria Math" w:hAnsi="Cambria Math" w:cs="Times New Roman"/>
                    <w:sz w:val="20"/>
                    <w:szCs w:val="20"/>
                    <w:lang w:val="en-US"/>
                  </w:rPr>
                  <m:t>=1</m:t>
                </w:del>
              </m:r>
            </m:sub>
            <m:sup>
              <m:r>
                <w:del w:id="37" w:author="lutebio@outlook.com" w:date="2021-05-11T18:12:00Z">
                  <w:rPr>
                    <w:rFonts w:ascii="Cambria Math" w:hAnsi="Cambria Math" w:cs="Times New Roman"/>
                    <w:sz w:val="20"/>
                    <w:szCs w:val="20"/>
                  </w:rPr>
                  <m:t>n</m:t>
                </w:del>
              </m:r>
            </m:sup>
            <m:e>
              <m:r>
                <w:del w:id="38" w:author="lutebio@outlook.com" w:date="2021-05-11T18:12:00Z">
                  <w:rPr>
                    <w:rFonts w:ascii="Cambria Math" w:hAnsi="Cambria Math" w:cs="Times New Roman"/>
                    <w:sz w:val="20"/>
                    <w:szCs w:val="20"/>
                    <w:lang w:val="en-US"/>
                  </w:rPr>
                  <m:t>2</m:t>
                </w:del>
              </m:r>
              <m:r>
                <w:del w:id="39" w:author="lutebio@outlook.com" w:date="2021-05-11T18:12:00Z">
                  <w:rPr>
                    <w:rFonts w:ascii="Cambria Math" w:hAnsi="Cambria Math" w:cs="Times New Roman"/>
                    <w:sz w:val="20"/>
                    <w:szCs w:val="20"/>
                  </w:rPr>
                  <m:t>r</m:t>
                </w:del>
              </m:r>
              <m:r>
                <w:del w:id="40" w:author="lutebio@outlook.com" w:date="2021-05-11T18:12:00Z">
                  <w:rPr>
                    <w:rFonts w:ascii="Cambria Math" w:hAnsi="Cambria Math" w:cs="Times New Roman"/>
                    <w:sz w:val="20"/>
                    <w:szCs w:val="20"/>
                    <w:lang w:val="en-US"/>
                  </w:rPr>
                  <m:t xml:space="preserve">/ </m:t>
                </w:del>
              </m:r>
              <m:r>
                <w:del w:id="41" w:author="lutebio@outlook.com" w:date="2021-05-11T18:12:00Z">
                  <w:rPr>
                    <w:rFonts w:ascii="Cambria Math" w:hAnsi="Cambria Math" w:cs="Times New Roman"/>
                    <w:sz w:val="20"/>
                    <w:szCs w:val="20"/>
                  </w:rPr>
                  <m:t>Ci</m:t>
                </w:del>
              </m:r>
              <m:r>
                <w:del w:id="42" w:author="lutebio@outlook.com" w:date="2021-05-11T18:12:00Z">
                  <w:rPr>
                    <w:rFonts w:ascii="Cambria Math" w:hAnsi="Cambria Math" w:cs="Times New Roman"/>
                    <w:sz w:val="20"/>
                    <w:szCs w:val="20"/>
                    <w:lang w:val="en-US"/>
                  </w:rPr>
                  <m:t xml:space="preserve"> (</m:t>
                </w:del>
              </m:r>
              <m:r>
                <w:del w:id="43" w:author="lutebio@outlook.com" w:date="2021-05-11T18:12:00Z">
                  <w:rPr>
                    <w:rFonts w:ascii="Cambria Math" w:hAnsi="Cambria Math" w:cs="Times New Roman"/>
                    <w:sz w:val="20"/>
                    <w:szCs w:val="20"/>
                  </w:rPr>
                  <m:t>r</m:t>
                </w:del>
              </m:r>
              <m:r>
                <w:del w:id="44" w:author="lutebio@outlook.com" w:date="2021-05-11T18:12:00Z">
                  <w:rPr>
                    <w:rFonts w:ascii="Cambria Math" w:hAnsi="Cambria Math" w:cs="Times New Roman"/>
                    <w:sz w:val="20"/>
                    <w:szCs w:val="20"/>
                    <w:lang w:val="en-US"/>
                  </w:rPr>
                  <m:t>)</m:t>
                </w:del>
              </m:r>
              <m:nary>
                <m:naryPr>
                  <m:chr m:val="∑"/>
                  <m:limLoc m:val="undOvr"/>
                  <m:supHide m:val="1"/>
                  <m:ctrlPr>
                    <w:del w:id="45" w:author="lutebio@outlook.com" w:date="2021-05-11T18:12:00Z">
                      <w:rPr>
                        <w:rFonts w:ascii="Cambria Math" w:hAnsi="Cambria Math" w:cs="Times New Roman"/>
                        <w:i/>
                        <w:sz w:val="20"/>
                        <w:szCs w:val="20"/>
                      </w:rPr>
                    </w:del>
                  </m:ctrlPr>
                </m:naryPr>
                <m:sub>
                  <m:r>
                    <w:del w:id="46" w:author="lutebio@outlook.com" w:date="2021-05-11T18:12:00Z">
                      <w:rPr>
                        <w:rFonts w:ascii="Cambria Math" w:hAnsi="Cambria Math" w:cs="Times New Roman"/>
                        <w:sz w:val="20"/>
                        <w:szCs w:val="20"/>
                      </w:rPr>
                      <m:t>j</m:t>
                    </w:del>
                  </m:r>
                  <m:r>
                    <w:del w:id="47" w:author="lutebio@outlook.com" w:date="2021-05-11T18:12:00Z">
                      <w:rPr>
                        <w:rFonts w:ascii="Cambria Math" w:hAnsi="Cambria Math" w:cs="Times New Roman"/>
                        <w:sz w:val="20"/>
                        <w:szCs w:val="20"/>
                        <w:lang w:val="en-US"/>
                      </w:rPr>
                      <m:t>≠</m:t>
                    </w:del>
                  </m:r>
                  <m:r>
                    <w:del w:id="48" w:author="lutebio@outlook.com" w:date="2021-05-11T18:12:00Z">
                      <w:rPr>
                        <w:rFonts w:ascii="Cambria Math" w:hAnsi="Cambria Math" w:cs="Times New Roman"/>
                        <w:sz w:val="20"/>
                        <w:szCs w:val="20"/>
                      </w:rPr>
                      <m:t>i</m:t>
                    </w:del>
                  </m:r>
                </m:sub>
                <m:sup/>
                <m:e>
                  <m:r>
                    <w:del w:id="49" w:author="lutebio@outlook.com" w:date="2021-05-11T18:12:00Z">
                      <w:rPr>
                        <w:rFonts w:ascii="Cambria Math" w:hAnsi="Cambria Math" w:cs="Times New Roman"/>
                        <w:sz w:val="20"/>
                        <w:szCs w:val="20"/>
                      </w:rPr>
                      <m:t>fij</m:t>
                    </w:del>
                  </m:r>
                </m:e>
              </m:nary>
            </m:e>
          </m:nary>
        </m:oMath>
      </m:oMathPara>
    </w:p>
    <w:p w14:paraId="666604D8" w14:textId="12B83BE6" w:rsidR="00D73F4D" w:rsidDel="00AF2F8E" w:rsidRDefault="00D73F4D" w:rsidP="00D73F4D">
      <w:pPr>
        <w:spacing w:after="0" w:line="240" w:lineRule="auto"/>
        <w:ind w:firstLine="708"/>
        <w:jc w:val="both"/>
        <w:rPr>
          <w:del w:id="50" w:author="lutebio@outlook.com" w:date="2021-05-11T18:12:00Z"/>
          <w:rFonts w:ascii="Times New Roman" w:eastAsia="Times New Roman" w:hAnsi="Times New Roman" w:cs="Times New Roman"/>
          <w:sz w:val="20"/>
          <w:szCs w:val="20"/>
          <w:lang w:val="en-US"/>
        </w:rPr>
      </w:pPr>
    </w:p>
    <w:p w14:paraId="15E4994C" w14:textId="7F0698C3" w:rsidR="00D73F4D" w:rsidDel="00AF2F8E" w:rsidRDefault="00207E67" w:rsidP="00207E67">
      <w:pPr>
        <w:autoSpaceDE w:val="0"/>
        <w:autoSpaceDN w:val="0"/>
        <w:adjustRightInd w:val="0"/>
        <w:spacing w:after="0" w:line="240" w:lineRule="auto"/>
        <w:ind w:firstLine="709"/>
        <w:jc w:val="both"/>
        <w:rPr>
          <w:del w:id="51" w:author="lutebio@outlook.com" w:date="2021-05-11T18:12:00Z"/>
          <w:rFonts w:ascii="Times New Roman" w:hAnsi="Times New Roman" w:cs="Times New Roman"/>
          <w:color w:val="131413"/>
          <w:sz w:val="20"/>
          <w:szCs w:val="20"/>
          <w:lang w:val="en-US" w:eastAsia="pt-BR"/>
        </w:rPr>
      </w:pPr>
      <w:del w:id="52" w:author="lutebio@outlook.com" w:date="2021-05-11T18:12:00Z">
        <w:r w:rsidDel="00AF2F8E">
          <w:rPr>
            <w:rFonts w:ascii="Times New Roman" w:eastAsia="Times New Roman" w:hAnsi="Times New Roman" w:cs="Times New Roman"/>
            <w:sz w:val="20"/>
            <w:szCs w:val="20"/>
            <w:lang w:val="en-US"/>
          </w:rPr>
          <w:delText>W</w:delText>
        </w:r>
        <w:r w:rsidR="00D73F4D" w:rsidRPr="00EE7D19" w:rsidDel="00AF2F8E">
          <w:rPr>
            <w:rFonts w:ascii="Times New Roman" w:eastAsia="Times New Roman" w:hAnsi="Times New Roman" w:cs="Times New Roman"/>
            <w:sz w:val="20"/>
            <w:szCs w:val="20"/>
            <w:lang w:val="en-US"/>
          </w:rPr>
          <w:delText xml:space="preserve">here </w:delText>
        </w:r>
        <w:r w:rsidR="00D73F4D" w:rsidRPr="00921BBD" w:rsidDel="00AF2F8E">
          <w:rPr>
            <w:rFonts w:ascii="Times New Roman" w:eastAsia="Times New Roman" w:hAnsi="Times New Roman" w:cs="Times New Roman"/>
            <w:i/>
            <w:iCs/>
            <w:sz w:val="20"/>
            <w:szCs w:val="20"/>
            <w:lang w:val="en-US"/>
          </w:rPr>
          <w:delText>D</w:delText>
        </w:r>
        <w:r w:rsidR="00D73F4D" w:rsidRPr="00EE7D19" w:rsidDel="00AF2F8E">
          <w:rPr>
            <w:rFonts w:ascii="Times New Roman" w:eastAsia="Times New Roman" w:hAnsi="Times New Roman" w:cs="Times New Roman"/>
            <w:sz w:val="20"/>
            <w:szCs w:val="20"/>
            <w:lang w:val="en-US"/>
          </w:rPr>
          <w:delText xml:space="preserve"> = road length, </w:delText>
        </w:r>
        <w:r w:rsidR="00D73F4D" w:rsidRPr="00921BBD" w:rsidDel="00AF2F8E">
          <w:rPr>
            <w:rFonts w:ascii="Times New Roman" w:eastAsia="Times New Roman" w:hAnsi="Times New Roman" w:cs="Times New Roman"/>
            <w:i/>
            <w:iCs/>
            <w:sz w:val="20"/>
            <w:szCs w:val="20"/>
            <w:lang w:val="en-US"/>
          </w:rPr>
          <w:delText>n</w:delText>
        </w:r>
        <w:r w:rsidR="00D73F4D" w:rsidRPr="00EE7D19" w:rsidDel="00AF2F8E">
          <w:rPr>
            <w:rFonts w:ascii="Times New Roman" w:eastAsia="Times New Roman" w:hAnsi="Times New Roman" w:cs="Times New Roman"/>
            <w:sz w:val="20"/>
            <w:szCs w:val="20"/>
            <w:lang w:val="en-US"/>
          </w:rPr>
          <w:delText xml:space="preserve"> = number of records</w:delText>
        </w:r>
        <w:r w:rsidR="00533F67" w:rsidDel="00AF2F8E">
          <w:rPr>
            <w:rFonts w:ascii="Times New Roman" w:eastAsia="Times New Roman" w:hAnsi="Times New Roman" w:cs="Times New Roman"/>
            <w:sz w:val="20"/>
            <w:szCs w:val="20"/>
            <w:lang w:val="en-US"/>
          </w:rPr>
          <w:delText>;</w:delText>
        </w:r>
        <w:r w:rsidR="00D73F4D" w:rsidRPr="00EE7D19" w:rsidDel="00AF2F8E">
          <w:rPr>
            <w:rFonts w:ascii="Times New Roman" w:eastAsia="Times New Roman" w:hAnsi="Times New Roman" w:cs="Times New Roman"/>
            <w:sz w:val="20"/>
            <w:szCs w:val="20"/>
            <w:lang w:val="en-US"/>
          </w:rPr>
          <w:delText xml:space="preserve"> </w:delText>
        </w:r>
        <w:r w:rsidR="00D73F4D" w:rsidRPr="00921BBD" w:rsidDel="00AF2F8E">
          <w:rPr>
            <w:rFonts w:ascii="Times New Roman" w:eastAsia="Times New Roman" w:hAnsi="Times New Roman" w:cs="Times New Roman"/>
            <w:i/>
            <w:iCs/>
            <w:sz w:val="20"/>
            <w:szCs w:val="20"/>
            <w:lang w:val="en-US"/>
          </w:rPr>
          <w:delText>r</w:delText>
        </w:r>
        <w:r w:rsidR="00D73F4D" w:rsidRPr="00EE7D19" w:rsidDel="00AF2F8E">
          <w:rPr>
            <w:rFonts w:ascii="Times New Roman" w:eastAsia="Times New Roman" w:hAnsi="Times New Roman" w:cs="Times New Roman"/>
            <w:sz w:val="20"/>
            <w:szCs w:val="20"/>
            <w:lang w:val="en-US"/>
          </w:rPr>
          <w:delText xml:space="preserve"> = radius</w:delText>
        </w:r>
        <w:r w:rsidR="00533F67" w:rsidDel="00AF2F8E">
          <w:rPr>
            <w:rFonts w:ascii="Times New Roman" w:eastAsia="Times New Roman" w:hAnsi="Times New Roman" w:cs="Times New Roman"/>
            <w:sz w:val="20"/>
            <w:szCs w:val="20"/>
            <w:lang w:val="en-US"/>
          </w:rPr>
          <w:delText>;</w:delText>
        </w:r>
        <w:r w:rsidR="00D73F4D" w:rsidRPr="00EE7D19" w:rsidDel="00AF2F8E">
          <w:rPr>
            <w:rFonts w:ascii="Times New Roman" w:eastAsia="Times New Roman" w:hAnsi="Times New Roman" w:cs="Times New Roman"/>
            <w:sz w:val="20"/>
            <w:szCs w:val="20"/>
            <w:lang w:val="en-US"/>
          </w:rPr>
          <w:delText xml:space="preserve"> </w:delText>
        </w:r>
        <w:r w:rsidR="00D73F4D" w:rsidRPr="00921BBD" w:rsidDel="00AF2F8E">
          <w:rPr>
            <w:rFonts w:ascii="Times New Roman" w:eastAsia="Times New Roman" w:hAnsi="Times New Roman" w:cs="Times New Roman"/>
            <w:i/>
            <w:iCs/>
            <w:sz w:val="20"/>
            <w:szCs w:val="20"/>
            <w:lang w:val="en-US"/>
          </w:rPr>
          <w:delText>i</w:delText>
        </w:r>
        <w:r w:rsidR="00D73F4D" w:rsidRPr="00EE7D19" w:rsidDel="00AF2F8E">
          <w:rPr>
            <w:rFonts w:ascii="Times New Roman" w:eastAsia="Times New Roman" w:hAnsi="Times New Roman" w:cs="Times New Roman"/>
            <w:sz w:val="20"/>
            <w:szCs w:val="20"/>
            <w:lang w:val="en-US"/>
          </w:rPr>
          <w:delText xml:space="preserve"> = road-kill event</w:delText>
        </w:r>
        <w:r w:rsidR="00533F67" w:rsidDel="00AF2F8E">
          <w:rPr>
            <w:rFonts w:ascii="Times New Roman" w:eastAsia="Times New Roman" w:hAnsi="Times New Roman" w:cs="Times New Roman"/>
            <w:sz w:val="20"/>
            <w:szCs w:val="20"/>
            <w:lang w:val="en-US"/>
          </w:rPr>
          <w:delText>;</w:delText>
        </w:r>
        <w:r w:rsidR="00D73F4D" w:rsidRPr="00EE7D19" w:rsidDel="00AF2F8E">
          <w:rPr>
            <w:rFonts w:ascii="Times New Roman" w:eastAsia="Times New Roman" w:hAnsi="Times New Roman" w:cs="Times New Roman"/>
            <w:sz w:val="20"/>
            <w:szCs w:val="20"/>
            <w:lang w:val="en-US"/>
          </w:rPr>
          <w:delText xml:space="preserve"> </w:delText>
        </w:r>
        <w:r w:rsidR="00D73F4D" w:rsidRPr="00921BBD" w:rsidDel="00AF2F8E">
          <w:rPr>
            <w:rFonts w:ascii="Times New Roman" w:eastAsia="Times New Roman" w:hAnsi="Times New Roman" w:cs="Times New Roman"/>
            <w:i/>
            <w:iCs/>
            <w:sz w:val="20"/>
            <w:szCs w:val="20"/>
            <w:lang w:val="en-US"/>
          </w:rPr>
          <w:delText>j</w:delText>
        </w:r>
        <w:r w:rsidR="00D73F4D" w:rsidRPr="00EE7D19" w:rsidDel="00AF2F8E">
          <w:rPr>
            <w:rFonts w:ascii="Times New Roman" w:eastAsia="Times New Roman" w:hAnsi="Times New Roman" w:cs="Times New Roman"/>
            <w:sz w:val="20"/>
            <w:szCs w:val="20"/>
            <w:lang w:val="en-US"/>
          </w:rPr>
          <w:delText xml:space="preserve"> = other event</w:delText>
        </w:r>
        <w:r w:rsidR="00533F67" w:rsidDel="00AF2F8E">
          <w:rPr>
            <w:rFonts w:ascii="Times New Roman" w:eastAsia="Times New Roman" w:hAnsi="Times New Roman" w:cs="Times New Roman"/>
            <w:sz w:val="20"/>
            <w:szCs w:val="20"/>
            <w:lang w:val="en-US"/>
          </w:rPr>
          <w:delText>;</w:delText>
        </w:r>
        <w:r w:rsidR="00D73F4D" w:rsidRPr="00EE7D19" w:rsidDel="00AF2F8E">
          <w:rPr>
            <w:rFonts w:ascii="Times New Roman" w:eastAsia="Times New Roman" w:hAnsi="Times New Roman" w:cs="Times New Roman"/>
            <w:sz w:val="20"/>
            <w:szCs w:val="20"/>
            <w:lang w:val="en-US"/>
          </w:rPr>
          <w:delText xml:space="preserve"> </w:delText>
        </w:r>
        <w:r w:rsidR="00D73F4D" w:rsidRPr="00921BBD" w:rsidDel="00AF2F8E">
          <w:rPr>
            <w:rFonts w:ascii="Times New Roman" w:eastAsia="Times New Roman" w:hAnsi="Times New Roman" w:cs="Times New Roman"/>
            <w:i/>
            <w:iCs/>
            <w:sz w:val="20"/>
            <w:szCs w:val="20"/>
            <w:lang w:val="en-US"/>
          </w:rPr>
          <w:delText>Ci(r)</w:delText>
        </w:r>
        <w:r w:rsidR="00D73F4D" w:rsidRPr="00EE7D19" w:rsidDel="00AF2F8E">
          <w:rPr>
            <w:rFonts w:ascii="Times New Roman" w:eastAsia="Times New Roman" w:hAnsi="Times New Roman" w:cs="Times New Roman"/>
            <w:sz w:val="20"/>
            <w:szCs w:val="20"/>
            <w:lang w:val="en-US"/>
          </w:rPr>
          <w:delText xml:space="preserve"> = road length inside a circle of radius </w:delText>
        </w:r>
        <w:r w:rsidR="00D73F4D" w:rsidRPr="00921BBD" w:rsidDel="00AF2F8E">
          <w:rPr>
            <w:rFonts w:ascii="Times New Roman" w:eastAsia="Times New Roman" w:hAnsi="Times New Roman" w:cs="Times New Roman"/>
            <w:i/>
            <w:iCs/>
            <w:sz w:val="20"/>
            <w:szCs w:val="20"/>
            <w:lang w:val="en-US"/>
          </w:rPr>
          <w:delText>r</w:delText>
        </w:r>
        <w:r w:rsidR="00D73F4D" w:rsidRPr="00EE7D19" w:rsidDel="00AF2F8E">
          <w:rPr>
            <w:rFonts w:ascii="Times New Roman" w:eastAsia="Times New Roman" w:hAnsi="Times New Roman" w:cs="Times New Roman"/>
            <w:sz w:val="20"/>
            <w:szCs w:val="20"/>
            <w:lang w:val="en-US"/>
          </w:rPr>
          <w:delText xml:space="preserve"> centered on event </w:delText>
        </w:r>
        <w:r w:rsidR="00D73F4D" w:rsidRPr="00921BBD" w:rsidDel="00AF2F8E">
          <w:rPr>
            <w:rFonts w:ascii="Times New Roman" w:eastAsia="Times New Roman" w:hAnsi="Times New Roman" w:cs="Times New Roman"/>
            <w:i/>
            <w:iCs/>
            <w:sz w:val="20"/>
            <w:szCs w:val="20"/>
            <w:lang w:val="en-US"/>
          </w:rPr>
          <w:delText>i</w:delText>
        </w:r>
        <w:r w:rsidR="00533F67" w:rsidDel="00AF2F8E">
          <w:rPr>
            <w:rFonts w:ascii="Times New Roman" w:eastAsia="Times New Roman" w:hAnsi="Times New Roman" w:cs="Times New Roman"/>
            <w:sz w:val="20"/>
            <w:szCs w:val="20"/>
            <w:lang w:val="en-US"/>
          </w:rPr>
          <w:delText>;</w:delText>
        </w:r>
        <w:r w:rsidR="00D73F4D" w:rsidRPr="00EE7D19" w:rsidDel="00AF2F8E">
          <w:rPr>
            <w:rFonts w:ascii="Times New Roman" w:eastAsia="Times New Roman" w:hAnsi="Times New Roman" w:cs="Times New Roman"/>
            <w:sz w:val="20"/>
            <w:szCs w:val="20"/>
            <w:lang w:val="en-US"/>
          </w:rPr>
          <w:delText xml:space="preserve"> </w:delText>
        </w:r>
        <w:r w:rsidR="00D73F4D" w:rsidRPr="00921BBD" w:rsidDel="00AF2F8E">
          <w:rPr>
            <w:rFonts w:ascii="Times New Roman" w:eastAsia="Times New Roman" w:hAnsi="Times New Roman" w:cs="Times New Roman"/>
            <w:i/>
            <w:iCs/>
            <w:sz w:val="20"/>
            <w:szCs w:val="20"/>
            <w:lang w:val="en-US"/>
          </w:rPr>
          <w:delText>fij</w:delText>
        </w:r>
        <w:r w:rsidR="00D73F4D" w:rsidRPr="00EE7D19" w:rsidDel="00AF2F8E">
          <w:rPr>
            <w:rFonts w:ascii="Times New Roman" w:eastAsia="Times New Roman" w:hAnsi="Times New Roman" w:cs="Times New Roman"/>
            <w:sz w:val="20"/>
            <w:szCs w:val="20"/>
            <w:lang w:val="en-US"/>
          </w:rPr>
          <w:delText xml:space="preserve"> = index equals zero if </w:delText>
        </w:r>
        <w:r w:rsidR="00D73F4D" w:rsidRPr="00921BBD" w:rsidDel="00AF2F8E">
          <w:rPr>
            <w:rFonts w:ascii="Times New Roman" w:eastAsia="Times New Roman" w:hAnsi="Times New Roman" w:cs="Times New Roman"/>
            <w:i/>
            <w:iCs/>
            <w:sz w:val="20"/>
            <w:szCs w:val="20"/>
            <w:lang w:val="en-US"/>
          </w:rPr>
          <w:delText>j</w:delText>
        </w:r>
        <w:r w:rsidR="00D73F4D" w:rsidRPr="00EE7D19" w:rsidDel="00AF2F8E">
          <w:rPr>
            <w:rFonts w:ascii="Times New Roman" w:eastAsia="Times New Roman" w:hAnsi="Times New Roman" w:cs="Times New Roman"/>
            <w:sz w:val="20"/>
            <w:szCs w:val="20"/>
            <w:lang w:val="en-US"/>
          </w:rPr>
          <w:delText xml:space="preserve"> is outside the circle of</w:delText>
        </w:r>
        <w:r w:rsidR="00377080" w:rsidDel="00AF2F8E">
          <w:rPr>
            <w:rFonts w:ascii="Times New Roman" w:eastAsia="Times New Roman" w:hAnsi="Times New Roman" w:cs="Times New Roman"/>
            <w:sz w:val="20"/>
            <w:szCs w:val="20"/>
            <w:lang w:val="en-US"/>
          </w:rPr>
          <w:delText xml:space="preserve"> </w:delText>
        </w:r>
        <w:r w:rsidR="00D73F4D" w:rsidRPr="00EE7D19" w:rsidDel="00AF2F8E">
          <w:rPr>
            <w:rFonts w:ascii="Times New Roman" w:eastAsia="Times New Roman" w:hAnsi="Times New Roman" w:cs="Times New Roman"/>
            <w:sz w:val="20"/>
            <w:szCs w:val="20"/>
            <w:lang w:val="en-US"/>
          </w:rPr>
          <w:delText xml:space="preserve">radius </w:delText>
        </w:r>
        <w:r w:rsidR="00D73F4D" w:rsidRPr="00921BBD" w:rsidDel="00AF2F8E">
          <w:rPr>
            <w:rFonts w:ascii="Times New Roman" w:eastAsia="Times New Roman" w:hAnsi="Times New Roman" w:cs="Times New Roman"/>
            <w:i/>
            <w:iCs/>
            <w:sz w:val="20"/>
            <w:szCs w:val="20"/>
            <w:lang w:val="en-US"/>
          </w:rPr>
          <w:delText>r</w:delText>
        </w:r>
        <w:r w:rsidR="00D73F4D" w:rsidRPr="00EE7D19" w:rsidDel="00AF2F8E">
          <w:rPr>
            <w:rFonts w:ascii="Times New Roman" w:eastAsia="Times New Roman" w:hAnsi="Times New Roman" w:cs="Times New Roman"/>
            <w:sz w:val="20"/>
            <w:szCs w:val="20"/>
            <w:lang w:val="en-US"/>
          </w:rPr>
          <w:delText xml:space="preserve"> centered on </w:delText>
        </w:r>
        <w:r w:rsidR="00D73F4D" w:rsidRPr="00921BBD" w:rsidDel="00AF2F8E">
          <w:rPr>
            <w:rFonts w:ascii="Times New Roman" w:eastAsia="Times New Roman" w:hAnsi="Times New Roman" w:cs="Times New Roman"/>
            <w:i/>
            <w:iCs/>
            <w:sz w:val="20"/>
            <w:szCs w:val="20"/>
            <w:lang w:val="en-US"/>
          </w:rPr>
          <w:delText>i</w:delText>
        </w:r>
        <w:r w:rsidR="00D73F4D" w:rsidRPr="00EE7D19" w:rsidDel="00AF2F8E">
          <w:rPr>
            <w:rFonts w:ascii="Times New Roman" w:eastAsia="Times New Roman" w:hAnsi="Times New Roman" w:cs="Times New Roman"/>
            <w:sz w:val="20"/>
            <w:szCs w:val="20"/>
            <w:lang w:val="en-US"/>
          </w:rPr>
          <w:delText xml:space="preserve"> or equal to one if </w:delText>
        </w:r>
        <w:r w:rsidR="00D73F4D" w:rsidRPr="00921BBD" w:rsidDel="00AF2F8E">
          <w:rPr>
            <w:rFonts w:ascii="Times New Roman" w:eastAsia="Times New Roman" w:hAnsi="Times New Roman" w:cs="Times New Roman"/>
            <w:i/>
            <w:iCs/>
            <w:sz w:val="20"/>
            <w:szCs w:val="20"/>
            <w:lang w:val="en-US"/>
          </w:rPr>
          <w:delText>j</w:delText>
        </w:r>
        <w:r w:rsidR="00D73F4D" w:rsidRPr="00EE7D19" w:rsidDel="00AF2F8E">
          <w:rPr>
            <w:rFonts w:ascii="Times New Roman" w:eastAsia="Times New Roman" w:hAnsi="Times New Roman" w:cs="Times New Roman"/>
            <w:sz w:val="20"/>
            <w:szCs w:val="20"/>
            <w:lang w:val="en-US"/>
          </w:rPr>
          <w:delText xml:space="preserve"> is inside this area. For the interpretation of multiple scales</w:delText>
        </w:r>
        <w:r w:rsidR="00EE7D19" w:rsidRPr="00EE7D19" w:rsidDel="00AF2F8E">
          <w:rPr>
            <w:rFonts w:ascii="Times New Roman" w:eastAsia="Times New Roman" w:hAnsi="Times New Roman" w:cs="Times New Roman"/>
            <w:sz w:val="20"/>
            <w:szCs w:val="20"/>
            <w:lang w:val="en-US"/>
          </w:rPr>
          <w:delText xml:space="preserve"> </w:delText>
        </w:r>
        <w:r w:rsidR="00EE7D19" w:rsidRPr="00EE7D19" w:rsidDel="00AF2F8E">
          <w:rPr>
            <w:rFonts w:ascii="Times New Roman" w:hAnsi="Times New Roman" w:cs="Times New Roman"/>
            <w:color w:val="131413"/>
            <w:sz w:val="20"/>
            <w:szCs w:val="20"/>
            <w:lang w:val="en-US" w:eastAsia="pt-BR"/>
          </w:rPr>
          <w:delText xml:space="preserve">analyzed and </w:delText>
        </w:r>
        <w:r w:rsidR="00CE3218" w:rsidDel="00AF2F8E">
          <w:rPr>
            <w:rFonts w:ascii="Times New Roman" w:hAnsi="Times New Roman" w:cs="Times New Roman"/>
            <w:color w:val="131413"/>
            <w:sz w:val="20"/>
            <w:szCs w:val="20"/>
            <w:lang w:val="en-US" w:eastAsia="pt-BR"/>
          </w:rPr>
          <w:delText xml:space="preserve">the </w:delText>
        </w:r>
        <w:r w:rsidR="00EE7D19" w:rsidRPr="00EE7D19" w:rsidDel="00AF2F8E">
          <w:rPr>
            <w:rFonts w:ascii="Times New Roman" w:hAnsi="Times New Roman" w:cs="Times New Roman"/>
            <w:color w:val="131413"/>
            <w:sz w:val="20"/>
            <w:szCs w:val="20"/>
            <w:lang w:val="en-US" w:eastAsia="pt-BR"/>
          </w:rPr>
          <w:delText>evaluation of significance of possible clusters, we used the function</w:delText>
        </w:r>
        <w:r w:rsidR="007C5457" w:rsidDel="00AF2F8E">
          <w:rPr>
            <w:rFonts w:ascii="Times New Roman" w:hAnsi="Times New Roman" w:cs="Times New Roman"/>
            <w:color w:val="131413"/>
            <w:sz w:val="20"/>
            <w:szCs w:val="20"/>
            <w:lang w:val="en-US" w:eastAsia="pt-BR"/>
          </w:rPr>
          <w:delText>:</w:delText>
        </w:r>
      </w:del>
    </w:p>
    <w:p w14:paraId="44189127" w14:textId="3D1BA8F4" w:rsidR="007C5457" w:rsidDel="00AF2F8E" w:rsidRDefault="00897A04" w:rsidP="00897A04">
      <w:pPr>
        <w:jc w:val="right"/>
        <w:rPr>
          <w:del w:id="53" w:author="lutebio@outlook.com" w:date="2021-05-11T18:12:00Z"/>
          <w:rFonts w:ascii="Times New Roman" w:hAnsi="Times New Roman" w:cs="Times New Roman"/>
          <w:color w:val="131413"/>
          <w:sz w:val="20"/>
          <w:szCs w:val="20"/>
          <w:lang w:val="en-US" w:eastAsia="pt-BR"/>
        </w:rPr>
      </w:pPr>
      <w:del w:id="54" w:author="lutebio@outlook.com" w:date="2021-05-11T18:12:00Z">
        <w:r w:rsidDel="00AF2F8E">
          <w:rPr>
            <w:rFonts w:ascii="Times New Roman" w:eastAsia="Times New Roman" w:hAnsi="Times New Roman" w:cs="Times New Roman"/>
            <w:sz w:val="20"/>
            <w:szCs w:val="20"/>
            <w:lang w:val="en-US"/>
          </w:rPr>
          <w:delText>(3)</w:delText>
        </w:r>
      </w:del>
    </w:p>
    <w:p w14:paraId="32A30B35" w14:textId="1E8CC8D8" w:rsidR="007C5457" w:rsidRPr="00EE7D19" w:rsidDel="00AF2F8E" w:rsidRDefault="007C5457" w:rsidP="00C136ED">
      <w:pPr>
        <w:autoSpaceDE w:val="0"/>
        <w:autoSpaceDN w:val="0"/>
        <w:adjustRightInd w:val="0"/>
        <w:spacing w:after="0" w:line="240" w:lineRule="auto"/>
        <w:ind w:firstLine="2694"/>
        <w:jc w:val="center"/>
        <w:rPr>
          <w:del w:id="55" w:author="lutebio@outlook.com" w:date="2021-05-11T18:12:00Z"/>
          <w:rFonts w:ascii="Times New Roman" w:eastAsia="Times New Roman" w:hAnsi="Times New Roman" w:cs="Times New Roman"/>
          <w:sz w:val="20"/>
          <w:szCs w:val="20"/>
          <w:lang w:val="en-US"/>
        </w:rPr>
      </w:pPr>
      <m:oMathPara>
        <m:oMath>
          <m:r>
            <w:del w:id="56" w:author="lutebio@outlook.com" w:date="2021-05-11T18:12:00Z">
              <w:rPr>
                <w:rFonts w:ascii="Cambria Math" w:eastAsia="Times New Roman" w:hAnsi="Cambria Math" w:cs="Times New Roman"/>
                <w:sz w:val="20"/>
                <w:szCs w:val="20"/>
                <w:lang w:val="en-US"/>
              </w:rPr>
              <m:t>L</m:t>
            </w:del>
          </m:r>
          <m:d>
            <m:dPr>
              <m:ctrlPr>
                <w:del w:id="57" w:author="lutebio@outlook.com" w:date="2021-05-11T18:12:00Z">
                  <w:rPr>
                    <w:rFonts w:ascii="Cambria Math" w:eastAsia="Times New Roman" w:hAnsi="Cambria Math" w:cs="Times New Roman"/>
                    <w:i/>
                    <w:sz w:val="20"/>
                    <w:szCs w:val="20"/>
                    <w:lang w:val="en-US"/>
                  </w:rPr>
                </w:del>
              </m:ctrlPr>
            </m:dPr>
            <m:e>
              <m:r>
                <w:del w:id="58" w:author="lutebio@outlook.com" w:date="2021-05-11T18:12:00Z">
                  <w:rPr>
                    <w:rFonts w:ascii="Cambria Math" w:eastAsia="Times New Roman" w:hAnsi="Cambria Math" w:cs="Times New Roman"/>
                    <w:sz w:val="20"/>
                    <w:szCs w:val="20"/>
                    <w:lang w:val="en-US"/>
                  </w:rPr>
                  <m:t>r</m:t>
                </w:del>
              </m:r>
            </m:e>
          </m:d>
          <m:r>
            <w:del w:id="59" w:author="lutebio@outlook.com" w:date="2021-05-11T18:12:00Z">
              <w:rPr>
                <w:rFonts w:ascii="Cambria Math" w:eastAsia="Times New Roman" w:hAnsi="Cambria Math" w:cs="Times New Roman"/>
                <w:sz w:val="20"/>
                <w:szCs w:val="20"/>
                <w:lang w:val="en-US"/>
              </w:rPr>
              <m:t>=K</m:t>
            </w:del>
          </m:r>
          <m:d>
            <m:dPr>
              <m:ctrlPr>
                <w:del w:id="60" w:author="lutebio@outlook.com" w:date="2021-05-11T18:12:00Z">
                  <w:rPr>
                    <w:rFonts w:ascii="Cambria Math" w:eastAsia="Times New Roman" w:hAnsi="Cambria Math" w:cs="Times New Roman"/>
                    <w:i/>
                    <w:sz w:val="20"/>
                    <w:szCs w:val="20"/>
                    <w:lang w:val="en-US"/>
                  </w:rPr>
                </w:del>
              </m:ctrlPr>
            </m:dPr>
            <m:e>
              <m:r>
                <w:del w:id="61" w:author="lutebio@outlook.com" w:date="2021-05-11T18:12:00Z">
                  <w:rPr>
                    <w:rFonts w:ascii="Cambria Math" w:eastAsia="Times New Roman" w:hAnsi="Cambria Math" w:cs="Times New Roman"/>
                    <w:sz w:val="20"/>
                    <w:szCs w:val="20"/>
                    <w:lang w:val="en-US"/>
                  </w:rPr>
                  <m:t>r</m:t>
                </w:del>
              </m:r>
            </m:e>
          </m:d>
          <m:r>
            <w:del w:id="62" w:author="lutebio@outlook.com" w:date="2021-05-11T18:12:00Z">
              <w:rPr>
                <w:rFonts w:ascii="Cambria Math" w:eastAsia="Times New Roman" w:hAnsi="Cambria Math" w:cs="Times New Roman"/>
                <w:sz w:val="20"/>
                <w:szCs w:val="20"/>
                <w:lang w:val="en-US"/>
              </w:rPr>
              <m:t>-Ks(r)</m:t>
            </w:del>
          </m:r>
        </m:oMath>
      </m:oMathPara>
    </w:p>
    <w:p w14:paraId="64D74AF3" w14:textId="1A01C4D0" w:rsidR="00385B4D" w:rsidDel="00AF2F8E" w:rsidRDefault="00385B4D" w:rsidP="00D73F4D">
      <w:pPr>
        <w:spacing w:after="0" w:line="240" w:lineRule="auto"/>
        <w:jc w:val="both"/>
        <w:rPr>
          <w:del w:id="63" w:author="lutebio@outlook.com" w:date="2021-05-11T18:12:00Z"/>
          <w:rFonts w:ascii="Times New Roman" w:eastAsia="Times New Roman" w:hAnsi="Times New Roman" w:cs="Times New Roman"/>
          <w:sz w:val="20"/>
          <w:szCs w:val="20"/>
          <w:lang w:val="en-US"/>
        </w:rPr>
      </w:pPr>
    </w:p>
    <w:p w14:paraId="4FF2FD01" w14:textId="390F4CDC" w:rsidR="00EE7D19" w:rsidRDefault="00207E67" w:rsidP="00207E67">
      <w:pPr>
        <w:spacing w:after="0" w:line="240" w:lineRule="auto"/>
        <w:ind w:firstLine="709"/>
        <w:jc w:val="both"/>
        <w:rPr>
          <w:rFonts w:ascii="Times New Roman" w:eastAsia="Times New Roman" w:hAnsi="Times New Roman" w:cs="Times New Roman"/>
          <w:sz w:val="20"/>
          <w:szCs w:val="20"/>
          <w:lang w:val="en-US"/>
        </w:rPr>
      </w:pPr>
      <w:del w:id="64" w:author="lutebio@outlook.com" w:date="2021-05-11T18:12:00Z">
        <w:r w:rsidDel="00AF2F8E">
          <w:rPr>
            <w:rFonts w:ascii="Times New Roman" w:eastAsia="Times New Roman" w:hAnsi="Times New Roman" w:cs="Times New Roman"/>
            <w:sz w:val="20"/>
            <w:szCs w:val="20"/>
            <w:lang w:val="en-US"/>
          </w:rPr>
          <w:delText>W</w:delText>
        </w:r>
        <w:r w:rsidR="00EE7D19" w:rsidRPr="00EE7D19" w:rsidDel="00AF2F8E">
          <w:rPr>
            <w:rFonts w:ascii="Times New Roman" w:eastAsia="Times New Roman" w:hAnsi="Times New Roman" w:cs="Times New Roman"/>
            <w:sz w:val="20"/>
            <w:szCs w:val="20"/>
            <w:lang w:val="en-US"/>
          </w:rPr>
          <w:delText xml:space="preserve">here </w:delText>
        </w:r>
        <w:r w:rsidR="00EE7D19" w:rsidRPr="00921BBD" w:rsidDel="00AF2F8E">
          <w:rPr>
            <w:rFonts w:ascii="Times New Roman" w:eastAsia="Times New Roman" w:hAnsi="Times New Roman" w:cs="Times New Roman"/>
            <w:i/>
            <w:iCs/>
            <w:sz w:val="20"/>
            <w:szCs w:val="20"/>
            <w:lang w:val="en-US"/>
          </w:rPr>
          <w:delText>Ks(r)</w:delText>
        </w:r>
        <w:r w:rsidR="00EE7D19" w:rsidRPr="00EE7D19" w:rsidDel="00AF2F8E">
          <w:rPr>
            <w:rFonts w:ascii="Times New Roman" w:eastAsia="Times New Roman" w:hAnsi="Times New Roman" w:cs="Times New Roman"/>
            <w:sz w:val="20"/>
            <w:szCs w:val="20"/>
            <w:lang w:val="en-US"/>
          </w:rPr>
          <w:delText xml:space="preserve"> = mean </w:delText>
        </w:r>
        <w:r w:rsidR="0030584B" w:rsidRPr="00921BBD" w:rsidDel="00AF2F8E">
          <w:rPr>
            <w:rFonts w:ascii="Times New Roman" w:eastAsia="Times New Roman" w:hAnsi="Times New Roman" w:cs="Times New Roman"/>
            <w:i/>
            <w:iCs/>
            <w:sz w:val="20"/>
            <w:szCs w:val="20"/>
            <w:lang w:val="en-US"/>
          </w:rPr>
          <w:delText>K</w:delText>
        </w:r>
        <w:r w:rsidR="0030584B" w:rsidDel="00AF2F8E">
          <w:rPr>
            <w:rFonts w:ascii="Times New Roman" w:eastAsia="Times New Roman" w:hAnsi="Times New Roman" w:cs="Times New Roman"/>
            <w:sz w:val="20"/>
            <w:szCs w:val="20"/>
            <w:lang w:val="en-US"/>
          </w:rPr>
          <w:delText xml:space="preserve"> </w:delText>
        </w:r>
        <w:r w:rsidR="00EE7D19" w:rsidRPr="00EE7D19" w:rsidDel="00AF2F8E">
          <w:rPr>
            <w:rFonts w:ascii="Times New Roman" w:eastAsia="Times New Roman" w:hAnsi="Times New Roman" w:cs="Times New Roman"/>
            <w:sz w:val="20"/>
            <w:szCs w:val="20"/>
            <w:lang w:val="en-US"/>
          </w:rPr>
          <w:delText>values based on 1,000 simulations</w:delText>
        </w:r>
        <w:r w:rsidR="00EE7D19" w:rsidDel="00AF2F8E">
          <w:rPr>
            <w:rFonts w:ascii="Times New Roman" w:eastAsia="Times New Roman" w:hAnsi="Times New Roman" w:cs="Times New Roman"/>
            <w:sz w:val="20"/>
            <w:szCs w:val="20"/>
            <w:lang w:val="en-US"/>
          </w:rPr>
          <w:delText xml:space="preserve"> </w:delText>
        </w:r>
        <w:r w:rsidR="00EE7D19" w:rsidRPr="00EE7D19" w:rsidDel="00AF2F8E">
          <w:rPr>
            <w:rFonts w:ascii="Times New Roman" w:eastAsia="Times New Roman" w:hAnsi="Times New Roman" w:cs="Times New Roman"/>
            <w:sz w:val="20"/>
            <w:szCs w:val="20"/>
            <w:lang w:val="en-US"/>
          </w:rPr>
          <w:delText xml:space="preserve">of random distribution of the events. </w:delText>
        </w:r>
        <w:r w:rsidR="00EE7D19" w:rsidRPr="00921BBD" w:rsidDel="00AF2F8E">
          <w:rPr>
            <w:rFonts w:ascii="Times New Roman" w:eastAsia="Times New Roman" w:hAnsi="Times New Roman" w:cs="Times New Roman"/>
            <w:i/>
            <w:iCs/>
            <w:sz w:val="20"/>
            <w:szCs w:val="20"/>
            <w:lang w:val="en-US"/>
          </w:rPr>
          <w:delText>L(r)</w:delText>
        </w:r>
        <w:r w:rsidR="00EE7D19" w:rsidRPr="00EE7D19" w:rsidDel="00AF2F8E">
          <w:rPr>
            <w:rFonts w:ascii="Times New Roman" w:eastAsia="Times New Roman" w:hAnsi="Times New Roman" w:cs="Times New Roman"/>
            <w:sz w:val="20"/>
            <w:szCs w:val="20"/>
            <w:lang w:val="en-US"/>
          </w:rPr>
          <w:delText xml:space="preserve"> values above the</w:delText>
        </w:r>
        <w:r w:rsidR="00EE7D19" w:rsidDel="00AF2F8E">
          <w:rPr>
            <w:rFonts w:ascii="Times New Roman" w:eastAsia="Times New Roman" w:hAnsi="Times New Roman" w:cs="Times New Roman"/>
            <w:sz w:val="20"/>
            <w:szCs w:val="20"/>
            <w:lang w:val="en-US"/>
          </w:rPr>
          <w:delText xml:space="preserve"> </w:delText>
        </w:r>
        <w:r w:rsidR="00EE7D19" w:rsidRPr="00EE7D19" w:rsidDel="00AF2F8E">
          <w:rPr>
            <w:rFonts w:ascii="Times New Roman" w:eastAsia="Times New Roman" w:hAnsi="Times New Roman" w:cs="Times New Roman"/>
            <w:sz w:val="20"/>
            <w:szCs w:val="20"/>
            <w:lang w:val="en-US"/>
          </w:rPr>
          <w:delText>confidence limits (9</w:delText>
        </w:r>
        <w:r w:rsidR="00EE7D19" w:rsidDel="00AF2F8E">
          <w:rPr>
            <w:rFonts w:ascii="Times New Roman" w:eastAsia="Times New Roman" w:hAnsi="Times New Roman" w:cs="Times New Roman"/>
            <w:sz w:val="20"/>
            <w:szCs w:val="20"/>
            <w:lang w:val="en-US"/>
          </w:rPr>
          <w:delText>5</w:delText>
        </w:r>
        <w:r w:rsidR="00EE7D19" w:rsidRPr="00EE7D19" w:rsidDel="00AF2F8E">
          <w:rPr>
            <w:rFonts w:ascii="Times New Roman" w:eastAsia="Times New Roman" w:hAnsi="Times New Roman" w:cs="Times New Roman"/>
            <w:sz w:val="20"/>
            <w:szCs w:val="20"/>
            <w:lang w:val="en-US"/>
          </w:rPr>
          <w:delText>%) obtained by the simulations indicate</w:delText>
        </w:r>
        <w:r w:rsidR="00EE7D19" w:rsidDel="00AF2F8E">
          <w:rPr>
            <w:rFonts w:ascii="Times New Roman" w:eastAsia="Times New Roman" w:hAnsi="Times New Roman" w:cs="Times New Roman"/>
            <w:sz w:val="20"/>
            <w:szCs w:val="20"/>
            <w:lang w:val="en-US"/>
          </w:rPr>
          <w:delText xml:space="preserve"> </w:delText>
        </w:r>
        <w:r w:rsidR="00EE7D19" w:rsidRPr="00EE7D19" w:rsidDel="00AF2F8E">
          <w:rPr>
            <w:rFonts w:ascii="Times New Roman" w:eastAsia="Times New Roman" w:hAnsi="Times New Roman" w:cs="Times New Roman"/>
            <w:sz w:val="20"/>
            <w:szCs w:val="20"/>
            <w:lang w:val="en-US"/>
          </w:rPr>
          <w:delText>scales with significant aggregations, and values below these</w:delText>
        </w:r>
        <w:r w:rsidR="00EE7D19" w:rsidDel="00AF2F8E">
          <w:rPr>
            <w:rFonts w:ascii="Times New Roman" w:eastAsia="Times New Roman" w:hAnsi="Times New Roman" w:cs="Times New Roman"/>
            <w:sz w:val="20"/>
            <w:szCs w:val="20"/>
            <w:lang w:val="en-US"/>
          </w:rPr>
          <w:delText xml:space="preserve"> </w:delText>
        </w:r>
        <w:r w:rsidR="00EE7D19" w:rsidRPr="00EE7D19" w:rsidDel="00AF2F8E">
          <w:rPr>
            <w:rFonts w:ascii="Times New Roman" w:eastAsia="Times New Roman" w:hAnsi="Times New Roman" w:cs="Times New Roman"/>
            <w:sz w:val="20"/>
            <w:szCs w:val="20"/>
            <w:lang w:val="en-US"/>
          </w:rPr>
          <w:delText xml:space="preserve">limits represent scales with significant dispersion </w:delText>
        </w:r>
        <w:r w:rsidR="00EE7D19" w:rsidRPr="003518A2" w:rsidDel="00AF2F8E">
          <w:rPr>
            <w:rFonts w:ascii="Times New Roman" w:eastAsia="Times New Roman" w:hAnsi="Times New Roman" w:cs="Times New Roman"/>
            <w:sz w:val="20"/>
            <w:szCs w:val="20"/>
            <w:lang w:val="en-US"/>
          </w:rPr>
          <w:delText>(Levine</w:delText>
        </w:r>
        <w:r w:rsidR="00F00556" w:rsidDel="00AF2F8E">
          <w:rPr>
            <w:rFonts w:ascii="Times New Roman" w:eastAsia="Times New Roman" w:hAnsi="Times New Roman" w:cs="Times New Roman"/>
            <w:sz w:val="20"/>
            <w:szCs w:val="20"/>
            <w:lang w:val="en-US"/>
          </w:rPr>
          <w:delText>,</w:delText>
        </w:r>
        <w:r w:rsidR="00EE7D19" w:rsidRPr="003518A2" w:rsidDel="00AF2F8E">
          <w:rPr>
            <w:rFonts w:ascii="Times New Roman" w:eastAsia="Times New Roman" w:hAnsi="Times New Roman" w:cs="Times New Roman"/>
            <w:sz w:val="20"/>
            <w:szCs w:val="20"/>
            <w:lang w:val="en-US"/>
          </w:rPr>
          <w:delText xml:space="preserve"> 2000)</w:delText>
        </w:r>
      </w:del>
      <w:r w:rsidR="00EE7D19" w:rsidRPr="003518A2">
        <w:rPr>
          <w:rFonts w:ascii="Times New Roman" w:eastAsia="Times New Roman" w:hAnsi="Times New Roman" w:cs="Times New Roman"/>
          <w:sz w:val="20"/>
          <w:szCs w:val="20"/>
          <w:lang w:val="en-US"/>
        </w:rPr>
        <w:t>.</w:t>
      </w:r>
    </w:p>
    <w:p w14:paraId="0D935375" w14:textId="6C59FCFB" w:rsidR="00727636" w:rsidRPr="00E5095E" w:rsidDel="00AF2F8E" w:rsidRDefault="006E1F54" w:rsidP="006E1F54">
      <w:pPr>
        <w:spacing w:after="0" w:line="240" w:lineRule="auto"/>
        <w:ind w:firstLine="708"/>
        <w:jc w:val="both"/>
        <w:rPr>
          <w:del w:id="65" w:author="lutebio@outlook.com" w:date="2021-05-11T18:13:00Z"/>
          <w:rFonts w:ascii="Times New Roman" w:hAnsi="Times New Roman" w:cs="Times New Roman"/>
          <w:color w:val="131413"/>
          <w:sz w:val="20"/>
          <w:szCs w:val="20"/>
          <w:lang w:val="en-US" w:eastAsia="pt-BR"/>
        </w:rPr>
      </w:pPr>
      <w:del w:id="66" w:author="lutebio@outlook.com" w:date="2021-05-11T18:13:00Z">
        <w:r w:rsidRPr="006E1F54" w:rsidDel="00AF2F8E">
          <w:rPr>
            <w:rFonts w:ascii="Times New Roman" w:eastAsia="Times New Roman" w:hAnsi="Times New Roman" w:cs="Times New Roman"/>
            <w:sz w:val="20"/>
            <w:szCs w:val="20"/>
            <w:lang w:val="en-US"/>
          </w:rPr>
          <w:delText>After the identification</w:delText>
        </w:r>
        <w:r w:rsidDel="00AF2F8E">
          <w:rPr>
            <w:rFonts w:ascii="Times New Roman" w:eastAsia="Times New Roman" w:hAnsi="Times New Roman" w:cs="Times New Roman"/>
            <w:sz w:val="20"/>
            <w:szCs w:val="20"/>
            <w:lang w:val="en-US"/>
          </w:rPr>
          <w:delText xml:space="preserve"> </w:delText>
        </w:r>
        <w:r w:rsidRPr="006E1F54" w:rsidDel="00AF2F8E">
          <w:rPr>
            <w:rFonts w:ascii="Times New Roman" w:eastAsia="Times New Roman" w:hAnsi="Times New Roman" w:cs="Times New Roman"/>
            <w:sz w:val="20"/>
            <w:szCs w:val="20"/>
            <w:lang w:val="en-US"/>
          </w:rPr>
          <w:delText>of the scales with road</w:delText>
        </w:r>
        <w:r w:rsidR="00EC1F2E" w:rsidDel="00AF2F8E">
          <w:rPr>
            <w:rFonts w:ascii="Times New Roman" w:eastAsia="Times New Roman" w:hAnsi="Times New Roman" w:cs="Times New Roman"/>
            <w:sz w:val="20"/>
            <w:szCs w:val="20"/>
            <w:lang w:val="en-US"/>
          </w:rPr>
          <w:delText>-</w:delText>
        </w:r>
        <w:r w:rsidRPr="006E1F54" w:rsidDel="00AF2F8E">
          <w:rPr>
            <w:rFonts w:ascii="Times New Roman" w:eastAsia="Times New Roman" w:hAnsi="Times New Roman" w:cs="Times New Roman"/>
            <w:sz w:val="20"/>
            <w:szCs w:val="20"/>
            <w:lang w:val="en-US"/>
          </w:rPr>
          <w:delText xml:space="preserve">kill hotspots, we performed a 2D </w:delText>
        </w:r>
        <w:r w:rsidR="00205100" w:rsidDel="00AF2F8E">
          <w:rPr>
            <w:rFonts w:ascii="Times New Roman" w:eastAsia="Times New Roman" w:hAnsi="Times New Roman" w:cs="Times New Roman"/>
            <w:sz w:val="20"/>
            <w:szCs w:val="20"/>
            <w:lang w:val="en-US"/>
          </w:rPr>
          <w:delText>h</w:delText>
        </w:r>
        <w:r w:rsidRPr="006E1F54" w:rsidDel="00AF2F8E">
          <w:rPr>
            <w:rFonts w:ascii="Times New Roman" w:eastAsia="Times New Roman" w:hAnsi="Times New Roman" w:cs="Times New Roman"/>
            <w:sz w:val="20"/>
            <w:szCs w:val="20"/>
            <w:lang w:val="en-US"/>
          </w:rPr>
          <w:delText>ot</w:delText>
        </w:r>
        <w:r w:rsidR="00205100" w:rsidDel="00AF2F8E">
          <w:rPr>
            <w:rFonts w:ascii="Times New Roman" w:eastAsia="Times New Roman" w:hAnsi="Times New Roman" w:cs="Times New Roman"/>
            <w:sz w:val="20"/>
            <w:szCs w:val="20"/>
            <w:lang w:val="en-US"/>
          </w:rPr>
          <w:delText>s</w:delText>
        </w:r>
        <w:r w:rsidRPr="006E1F54" w:rsidDel="00AF2F8E">
          <w:rPr>
            <w:rFonts w:ascii="Times New Roman" w:eastAsia="Times New Roman" w:hAnsi="Times New Roman" w:cs="Times New Roman"/>
            <w:sz w:val="20"/>
            <w:szCs w:val="20"/>
            <w:lang w:val="en-US"/>
          </w:rPr>
          <w:delText>pot</w:delText>
        </w:r>
        <w:r w:rsidDel="00AF2F8E">
          <w:rPr>
            <w:rFonts w:ascii="Times New Roman" w:eastAsia="Times New Roman" w:hAnsi="Times New Roman" w:cs="Times New Roman"/>
            <w:sz w:val="20"/>
            <w:szCs w:val="20"/>
            <w:lang w:val="en-US"/>
          </w:rPr>
          <w:delText xml:space="preserve"> </w:delText>
        </w:r>
        <w:r w:rsidR="00205100" w:rsidDel="00AF2F8E">
          <w:rPr>
            <w:rFonts w:ascii="Times New Roman" w:eastAsia="Times New Roman" w:hAnsi="Times New Roman" w:cs="Times New Roman"/>
            <w:sz w:val="20"/>
            <w:szCs w:val="20"/>
            <w:lang w:val="en-US"/>
          </w:rPr>
          <w:delText>i</w:delText>
        </w:r>
        <w:r w:rsidRPr="006E1F54" w:rsidDel="00AF2F8E">
          <w:rPr>
            <w:rFonts w:ascii="Times New Roman" w:eastAsia="Times New Roman" w:hAnsi="Times New Roman" w:cs="Times New Roman"/>
            <w:sz w:val="20"/>
            <w:szCs w:val="20"/>
            <w:lang w:val="en-US"/>
          </w:rPr>
          <w:delText xml:space="preserve">dentification analysis </w:delText>
        </w:r>
        <w:r w:rsidR="00F127FA" w:rsidDel="00AF2F8E">
          <w:rPr>
            <w:rFonts w:ascii="Times New Roman" w:eastAsia="Times New Roman" w:hAnsi="Times New Roman" w:cs="Times New Roman"/>
            <w:sz w:val="20"/>
            <w:szCs w:val="20"/>
            <w:lang w:val="en-US"/>
          </w:rPr>
          <w:delText>to</w:delText>
        </w:r>
        <w:r w:rsidRPr="006E1F54" w:rsidDel="00AF2F8E">
          <w:rPr>
            <w:rFonts w:ascii="Times New Roman" w:eastAsia="Times New Roman" w:hAnsi="Times New Roman" w:cs="Times New Roman"/>
            <w:sz w:val="20"/>
            <w:szCs w:val="20"/>
            <w:lang w:val="en-US"/>
          </w:rPr>
          <w:delText xml:space="preserve"> recogniz</w:delText>
        </w:r>
        <w:r w:rsidR="00F127FA" w:rsidDel="00AF2F8E">
          <w:rPr>
            <w:rFonts w:ascii="Times New Roman" w:eastAsia="Times New Roman" w:hAnsi="Times New Roman" w:cs="Times New Roman"/>
            <w:sz w:val="20"/>
            <w:szCs w:val="20"/>
            <w:lang w:val="en-US"/>
          </w:rPr>
          <w:delText>e</w:delText>
        </w:r>
        <w:r w:rsidRPr="006E1F54" w:rsidDel="00AF2F8E">
          <w:rPr>
            <w:rFonts w:ascii="Times New Roman" w:eastAsia="Times New Roman" w:hAnsi="Times New Roman" w:cs="Times New Roman"/>
            <w:sz w:val="20"/>
            <w:szCs w:val="20"/>
            <w:lang w:val="en-US"/>
          </w:rPr>
          <w:delText xml:space="preserve"> where </w:delText>
        </w:r>
        <w:r w:rsidR="00026965" w:rsidDel="00AF2F8E">
          <w:rPr>
            <w:rFonts w:ascii="Times New Roman" w:eastAsia="Times New Roman" w:hAnsi="Times New Roman" w:cs="Times New Roman"/>
            <w:sz w:val="20"/>
            <w:szCs w:val="20"/>
            <w:lang w:val="en-US"/>
          </w:rPr>
          <w:delText xml:space="preserve">the </w:delText>
        </w:r>
        <w:r w:rsidRPr="006E1F54" w:rsidDel="00AF2F8E">
          <w:rPr>
            <w:rFonts w:ascii="Times New Roman" w:eastAsia="Times New Roman" w:hAnsi="Times New Roman" w:cs="Times New Roman"/>
            <w:sz w:val="20"/>
            <w:szCs w:val="20"/>
            <w:lang w:val="en-US"/>
          </w:rPr>
          <w:delText>hotspots were located</w:delText>
        </w:r>
        <w:r w:rsidR="00D935CA" w:rsidRPr="00D935CA" w:rsidDel="00AF2F8E">
          <w:rPr>
            <w:rFonts w:ascii="Times New Roman" w:eastAsia="Times New Roman" w:hAnsi="Times New Roman" w:cs="Times New Roman"/>
            <w:sz w:val="20"/>
            <w:szCs w:val="20"/>
            <w:lang w:val="en-US"/>
          </w:rPr>
          <w:delText xml:space="preserve"> (Coelho et</w:delText>
        </w:r>
        <w:r w:rsidR="00D935CA" w:rsidDel="00AF2F8E">
          <w:rPr>
            <w:rFonts w:ascii="Times New Roman" w:eastAsia="Times New Roman" w:hAnsi="Times New Roman" w:cs="Times New Roman"/>
            <w:sz w:val="20"/>
            <w:szCs w:val="20"/>
            <w:lang w:val="en-US"/>
          </w:rPr>
          <w:delText xml:space="preserve"> </w:delText>
        </w:r>
        <w:r w:rsidR="00D935CA" w:rsidRPr="00D935CA" w:rsidDel="00AF2F8E">
          <w:rPr>
            <w:rFonts w:ascii="Times New Roman" w:eastAsia="Times New Roman" w:hAnsi="Times New Roman" w:cs="Times New Roman"/>
            <w:sz w:val="20"/>
            <w:szCs w:val="20"/>
            <w:lang w:val="en-US"/>
          </w:rPr>
          <w:delText>al.</w:delText>
        </w:r>
        <w:r w:rsidR="00E5095E" w:rsidDel="00AF2F8E">
          <w:rPr>
            <w:rFonts w:ascii="Times New Roman" w:eastAsia="Times New Roman" w:hAnsi="Times New Roman" w:cs="Times New Roman"/>
            <w:sz w:val="20"/>
            <w:szCs w:val="20"/>
            <w:lang w:val="en-US"/>
          </w:rPr>
          <w:delText>,</w:delText>
        </w:r>
        <w:r w:rsidR="00D935CA" w:rsidRPr="00D935CA" w:rsidDel="00AF2F8E">
          <w:rPr>
            <w:rFonts w:ascii="Times New Roman" w:eastAsia="Times New Roman" w:hAnsi="Times New Roman" w:cs="Times New Roman"/>
            <w:sz w:val="20"/>
            <w:szCs w:val="20"/>
            <w:lang w:val="en-US"/>
          </w:rPr>
          <w:delText xml:space="preserve"> 2012)</w:delText>
        </w:r>
        <w:r w:rsidR="00E443BB" w:rsidDel="00AF2F8E">
          <w:rPr>
            <w:rFonts w:ascii="Times New Roman" w:eastAsia="Times New Roman" w:hAnsi="Times New Roman" w:cs="Times New Roman"/>
            <w:sz w:val="20"/>
            <w:szCs w:val="20"/>
            <w:lang w:val="en-US"/>
          </w:rPr>
          <w:delText xml:space="preserve">. </w:delText>
        </w:r>
        <w:r w:rsidR="00727636" w:rsidRPr="00E5095E" w:rsidDel="00AF2F8E">
          <w:rPr>
            <w:rFonts w:ascii="Times New Roman" w:eastAsia="Times New Roman" w:hAnsi="Times New Roman" w:cs="Times New Roman"/>
            <w:sz w:val="20"/>
            <w:szCs w:val="20"/>
            <w:lang w:val="en-US"/>
          </w:rPr>
          <w:delText>This a</w:delText>
        </w:r>
        <w:r w:rsidR="00727636" w:rsidRPr="00E5095E" w:rsidDel="00AF2F8E">
          <w:rPr>
            <w:rFonts w:ascii="Times New Roman" w:hAnsi="Times New Roman" w:cs="Times New Roman"/>
            <w:color w:val="131413"/>
            <w:sz w:val="20"/>
            <w:szCs w:val="20"/>
            <w:lang w:val="en-US" w:eastAsia="pt-BR"/>
          </w:rPr>
          <w:delText>nalysis can be described as:</w:delText>
        </w:r>
      </w:del>
    </w:p>
    <w:p w14:paraId="1EF279C1" w14:textId="05CA495A" w:rsidR="00727636" w:rsidDel="00AF2F8E" w:rsidRDefault="00897A04" w:rsidP="00897A04">
      <w:pPr>
        <w:jc w:val="right"/>
        <w:rPr>
          <w:del w:id="67" w:author="lutebio@outlook.com" w:date="2021-05-11T18:13:00Z"/>
          <w:rFonts w:ascii="AdvTT3713a231" w:hAnsi="AdvTT3713a231" w:cs="AdvTT3713a231"/>
          <w:color w:val="131413"/>
          <w:sz w:val="20"/>
          <w:szCs w:val="20"/>
          <w:lang w:val="en-US" w:eastAsia="pt-BR"/>
        </w:rPr>
      </w:pPr>
      <w:del w:id="68" w:author="lutebio@outlook.com" w:date="2021-05-11T18:13:00Z">
        <w:r w:rsidRPr="00F26367" w:rsidDel="00AF2F8E">
          <w:rPr>
            <w:rFonts w:ascii="Times New Roman" w:eastAsia="Times New Roman" w:hAnsi="Times New Roman" w:cs="Times New Roman"/>
            <w:iCs/>
            <w:sz w:val="20"/>
            <w:szCs w:val="20"/>
            <w:lang w:val="en-US"/>
          </w:rPr>
          <w:delText>(4)</w:delText>
        </w:r>
      </w:del>
    </w:p>
    <w:p w14:paraId="3F1C04CF" w14:textId="34756A66" w:rsidR="00727636" w:rsidRPr="00F26367" w:rsidDel="00AF2F8E" w:rsidRDefault="00134D14" w:rsidP="00E5095E">
      <w:pPr>
        <w:spacing w:after="0" w:line="240" w:lineRule="auto"/>
        <w:ind w:firstLine="2694"/>
        <w:jc w:val="both"/>
        <w:rPr>
          <w:del w:id="69" w:author="lutebio@outlook.com" w:date="2021-05-11T18:13:00Z"/>
          <w:rFonts w:ascii="Times New Roman" w:eastAsia="Times New Roman" w:hAnsi="Times New Roman" w:cs="Times New Roman"/>
          <w:iCs/>
          <w:sz w:val="20"/>
          <w:szCs w:val="20"/>
          <w:lang w:val="en-US"/>
        </w:rPr>
      </w:pPr>
      <m:oMathPara>
        <m:oMath>
          <m:sSub>
            <m:sSubPr>
              <m:ctrlPr>
                <w:del w:id="70" w:author="lutebio@outlook.com" w:date="2021-05-11T18:13:00Z">
                  <w:rPr>
                    <w:rFonts w:ascii="Cambria Math" w:eastAsia="Times New Roman" w:hAnsi="Cambria Math" w:cs="Times New Roman"/>
                    <w:i/>
                    <w:sz w:val="20"/>
                    <w:szCs w:val="20"/>
                    <w:lang w:val="en-US"/>
                  </w:rPr>
                </w:del>
              </m:ctrlPr>
            </m:sSubPr>
            <m:e>
              <m:r>
                <w:del w:id="71" w:author="lutebio@outlook.com" w:date="2021-05-11T18:13:00Z">
                  <w:rPr>
                    <w:rFonts w:ascii="Cambria Math" w:eastAsia="Times New Roman" w:hAnsi="Cambria Math" w:cs="Times New Roman"/>
                    <w:sz w:val="20"/>
                    <w:szCs w:val="20"/>
                    <w:lang w:val="en-US"/>
                  </w:rPr>
                  <m:t>H</m:t>
                </w:del>
              </m:r>
            </m:e>
            <m:sub>
              <m:r>
                <w:del w:id="72" w:author="lutebio@outlook.com" w:date="2021-05-11T18:13:00Z">
                  <w:rPr>
                    <w:rFonts w:ascii="Cambria Math" w:eastAsia="Times New Roman" w:hAnsi="Cambria Math" w:cs="Times New Roman"/>
                    <w:sz w:val="20"/>
                    <w:szCs w:val="20"/>
                    <w:lang w:val="en-US"/>
                  </w:rPr>
                  <m:t>i</m:t>
                </w:del>
              </m:r>
            </m:sub>
          </m:sSub>
          <m:d>
            <m:dPr>
              <m:ctrlPr>
                <w:del w:id="73" w:author="lutebio@outlook.com" w:date="2021-05-11T18:13:00Z">
                  <w:rPr>
                    <w:rFonts w:ascii="Cambria Math" w:eastAsia="Times New Roman" w:hAnsi="Cambria Math" w:cs="Times New Roman"/>
                    <w:i/>
                    <w:sz w:val="20"/>
                    <w:szCs w:val="20"/>
                    <w:lang w:val="en-US"/>
                  </w:rPr>
                </w:del>
              </m:ctrlPr>
            </m:dPr>
            <m:e>
              <m:r>
                <w:del w:id="74" w:author="lutebio@outlook.com" w:date="2021-05-11T18:13:00Z">
                  <w:rPr>
                    <w:rFonts w:ascii="Cambria Math" w:eastAsia="Times New Roman" w:hAnsi="Cambria Math" w:cs="Times New Roman"/>
                    <w:sz w:val="20"/>
                    <w:szCs w:val="20"/>
                    <w:lang w:val="en-US"/>
                  </w:rPr>
                  <m:t>r</m:t>
                </w:del>
              </m:r>
            </m:e>
          </m:d>
          <m:r>
            <w:del w:id="75" w:author="lutebio@outlook.com" w:date="2021-05-11T18:13:00Z">
              <w:rPr>
                <w:rFonts w:ascii="Cambria Math" w:eastAsia="Times New Roman" w:hAnsi="Cambria Math" w:cs="Times New Roman"/>
                <w:sz w:val="20"/>
                <w:szCs w:val="20"/>
                <w:lang w:val="en-US"/>
              </w:rPr>
              <m:t>=2r/Ci(r)</m:t>
            </w:del>
          </m:r>
          <m:nary>
            <m:naryPr>
              <m:chr m:val="∑"/>
              <m:limLoc m:val="undOvr"/>
              <m:ctrlPr>
                <w:del w:id="76" w:author="lutebio@outlook.com" w:date="2021-05-11T18:13:00Z">
                  <w:rPr>
                    <w:rFonts w:ascii="Cambria Math" w:eastAsia="Times New Roman" w:hAnsi="Cambria Math" w:cs="Times New Roman"/>
                    <w:i/>
                    <w:sz w:val="20"/>
                    <w:szCs w:val="20"/>
                    <w:lang w:val="en-US"/>
                  </w:rPr>
                </w:del>
              </m:ctrlPr>
            </m:naryPr>
            <m:sub>
              <m:r>
                <w:del w:id="77" w:author="lutebio@outlook.com" w:date="2021-05-11T18:13:00Z">
                  <w:rPr>
                    <w:rFonts w:ascii="Cambria Math" w:eastAsia="Times New Roman" w:hAnsi="Cambria Math" w:cs="Times New Roman"/>
                    <w:sz w:val="20"/>
                    <w:szCs w:val="20"/>
                    <w:lang w:val="en-US"/>
                  </w:rPr>
                  <m:t>i=1</m:t>
                </w:del>
              </m:r>
            </m:sub>
            <m:sup>
              <m:r>
                <w:del w:id="78" w:author="lutebio@outlook.com" w:date="2021-05-11T18:13:00Z">
                  <w:rPr>
                    <w:rFonts w:ascii="Cambria Math" w:eastAsia="Times New Roman" w:hAnsi="Cambria Math" w:cs="Times New Roman"/>
                    <w:sz w:val="20"/>
                    <w:szCs w:val="20"/>
                    <w:lang w:val="en-US"/>
                  </w:rPr>
                  <m:t>n</m:t>
                </w:del>
              </m:r>
            </m:sup>
            <m:e>
              <m:r>
                <w:del w:id="79" w:author="lutebio@outlook.com" w:date="2021-05-11T18:13:00Z">
                  <w:rPr>
                    <w:rFonts w:ascii="Cambria Math" w:eastAsia="Times New Roman" w:hAnsi="Cambria Math" w:cs="Times New Roman"/>
                    <w:sz w:val="20"/>
                    <w:szCs w:val="20"/>
                    <w:lang w:val="en-US"/>
                  </w:rPr>
                  <m:t>fij</m:t>
                </w:del>
              </m:r>
            </m:e>
          </m:nary>
        </m:oMath>
      </m:oMathPara>
    </w:p>
    <w:p w14:paraId="6A732746" w14:textId="177F9AA2" w:rsidR="00FA2CFA" w:rsidRPr="00E5095E" w:rsidDel="00AF2F8E" w:rsidRDefault="00FA2CFA" w:rsidP="00E5095E">
      <w:pPr>
        <w:spacing w:after="0" w:line="240" w:lineRule="auto"/>
        <w:ind w:firstLine="2694"/>
        <w:jc w:val="both"/>
        <w:rPr>
          <w:del w:id="80" w:author="lutebio@outlook.com" w:date="2021-05-11T18:13:00Z"/>
          <w:rFonts w:ascii="Times New Roman" w:eastAsia="Times New Roman" w:hAnsi="Times New Roman" w:cs="Times New Roman"/>
          <w:iCs/>
          <w:sz w:val="20"/>
          <w:szCs w:val="20"/>
          <w:lang w:val="en-US"/>
        </w:rPr>
      </w:pPr>
    </w:p>
    <w:p w14:paraId="0A5171A7" w14:textId="6B197A32" w:rsidR="00727636" w:rsidDel="00AF2F8E" w:rsidRDefault="00FA2CFA" w:rsidP="00FA2CFA">
      <w:pPr>
        <w:spacing w:after="0" w:line="240" w:lineRule="auto"/>
        <w:jc w:val="both"/>
        <w:rPr>
          <w:del w:id="81" w:author="lutebio@outlook.com" w:date="2021-05-11T18:13:00Z"/>
          <w:rFonts w:ascii="Times New Roman" w:eastAsia="Times New Roman" w:hAnsi="Times New Roman" w:cs="Times New Roman"/>
          <w:sz w:val="20"/>
          <w:szCs w:val="20"/>
          <w:lang w:val="en-US"/>
        </w:rPr>
      </w:pPr>
      <w:del w:id="82" w:author="lutebio@outlook.com" w:date="2021-05-11T18:13:00Z">
        <w:r w:rsidRPr="00FA2CFA" w:rsidDel="00AF2F8E">
          <w:rPr>
            <w:rFonts w:ascii="Times New Roman" w:eastAsia="Times New Roman" w:hAnsi="Times New Roman" w:cs="Times New Roman"/>
            <w:sz w:val="20"/>
            <w:szCs w:val="20"/>
            <w:lang w:val="en-US"/>
          </w:rPr>
          <w:lastRenderedPageBreak/>
          <w:delText xml:space="preserve">where: </w:delText>
        </w:r>
        <w:r w:rsidRPr="00921BBD" w:rsidDel="00AF2F8E">
          <w:rPr>
            <w:rFonts w:ascii="Times New Roman" w:eastAsia="Times New Roman" w:hAnsi="Times New Roman" w:cs="Times New Roman"/>
            <w:i/>
            <w:iCs/>
            <w:sz w:val="20"/>
            <w:szCs w:val="20"/>
            <w:lang w:val="en-US"/>
          </w:rPr>
          <w:delText>H</w:delText>
        </w:r>
        <w:r w:rsidRPr="00FA2CFA" w:rsidDel="00AF2F8E">
          <w:rPr>
            <w:rFonts w:ascii="Times New Roman" w:eastAsia="Times New Roman" w:hAnsi="Times New Roman" w:cs="Times New Roman"/>
            <w:sz w:val="20"/>
            <w:szCs w:val="20"/>
            <w:lang w:val="en-US"/>
          </w:rPr>
          <w:delText xml:space="preserve"> (</w:delText>
        </w:r>
        <w:r w:rsidRPr="00921BBD" w:rsidDel="00AF2F8E">
          <w:rPr>
            <w:rFonts w:ascii="Times New Roman" w:eastAsia="Times New Roman" w:hAnsi="Times New Roman" w:cs="Times New Roman"/>
            <w:i/>
            <w:iCs/>
            <w:sz w:val="20"/>
            <w:szCs w:val="20"/>
            <w:lang w:val="en-US"/>
          </w:rPr>
          <w:delText>r</w:delText>
        </w:r>
        <w:r w:rsidRPr="00FA2CFA" w:rsidDel="00AF2F8E">
          <w:rPr>
            <w:rFonts w:ascii="Times New Roman" w:eastAsia="Times New Roman" w:hAnsi="Times New Roman" w:cs="Times New Roman"/>
            <w:sz w:val="20"/>
            <w:szCs w:val="20"/>
            <w:lang w:val="en-US"/>
          </w:rPr>
          <w:delText xml:space="preserve">) = aggregation value for point </w:delText>
        </w:r>
        <w:r w:rsidRPr="00921BBD" w:rsidDel="00AF2F8E">
          <w:rPr>
            <w:rFonts w:ascii="Times New Roman" w:eastAsia="Times New Roman" w:hAnsi="Times New Roman" w:cs="Times New Roman"/>
            <w:i/>
            <w:iCs/>
            <w:sz w:val="20"/>
            <w:szCs w:val="20"/>
            <w:lang w:val="en-US"/>
          </w:rPr>
          <w:delText>i</w:delText>
        </w:r>
        <w:r w:rsidRPr="00FA2CFA" w:rsidDel="00AF2F8E">
          <w:rPr>
            <w:rFonts w:ascii="Times New Roman" w:eastAsia="Times New Roman" w:hAnsi="Times New Roman" w:cs="Times New Roman"/>
            <w:sz w:val="20"/>
            <w:szCs w:val="20"/>
            <w:lang w:val="en-US"/>
          </w:rPr>
          <w:delText xml:space="preserve"> considering scale </w:delText>
        </w:r>
        <w:r w:rsidRPr="00921BBD" w:rsidDel="00AF2F8E">
          <w:rPr>
            <w:rFonts w:ascii="Times New Roman" w:eastAsia="Times New Roman" w:hAnsi="Times New Roman" w:cs="Times New Roman"/>
            <w:i/>
            <w:iCs/>
            <w:sz w:val="20"/>
            <w:szCs w:val="20"/>
            <w:lang w:val="en-US"/>
          </w:rPr>
          <w:delText>r</w:delText>
        </w:r>
        <w:r w:rsidRPr="00FA2CFA" w:rsidDel="00AF2F8E">
          <w:rPr>
            <w:rFonts w:ascii="Times New Roman" w:eastAsia="Times New Roman" w:hAnsi="Times New Roman" w:cs="Times New Roman"/>
            <w:sz w:val="20"/>
            <w:szCs w:val="20"/>
            <w:lang w:val="en-US"/>
          </w:rPr>
          <w:delText xml:space="preserve">; </w:delText>
        </w:r>
        <w:r w:rsidRPr="00921BBD" w:rsidDel="00AF2F8E">
          <w:rPr>
            <w:rFonts w:ascii="Times New Roman" w:eastAsia="Times New Roman" w:hAnsi="Times New Roman" w:cs="Times New Roman"/>
            <w:i/>
            <w:iCs/>
            <w:sz w:val="20"/>
            <w:szCs w:val="20"/>
            <w:lang w:val="en-US"/>
          </w:rPr>
          <w:delText>n</w:delText>
        </w:r>
        <w:r w:rsidRPr="00FA2CFA" w:rsidDel="00AF2F8E">
          <w:rPr>
            <w:rFonts w:ascii="Times New Roman" w:eastAsia="Times New Roman" w:hAnsi="Times New Roman" w:cs="Times New Roman"/>
            <w:sz w:val="20"/>
            <w:szCs w:val="20"/>
            <w:lang w:val="en-US"/>
          </w:rPr>
          <w:delText xml:space="preserve"> = number of hit-and-run events; </w:delText>
        </w:r>
        <w:r w:rsidRPr="00921BBD" w:rsidDel="00AF2F8E">
          <w:rPr>
            <w:rFonts w:ascii="Times New Roman" w:eastAsia="Times New Roman" w:hAnsi="Times New Roman" w:cs="Times New Roman"/>
            <w:i/>
            <w:iCs/>
            <w:sz w:val="20"/>
            <w:szCs w:val="20"/>
            <w:lang w:val="en-US"/>
          </w:rPr>
          <w:delText>r</w:delText>
        </w:r>
        <w:r w:rsidRPr="00FA2CFA" w:rsidDel="00AF2F8E">
          <w:rPr>
            <w:rFonts w:ascii="Times New Roman" w:eastAsia="Times New Roman" w:hAnsi="Times New Roman" w:cs="Times New Roman"/>
            <w:sz w:val="20"/>
            <w:szCs w:val="20"/>
            <w:lang w:val="en-US"/>
          </w:rPr>
          <w:delText xml:space="preserve"> = defined radius; </w:delText>
        </w:r>
        <w:r w:rsidR="008E3099" w:rsidRPr="00921BBD" w:rsidDel="00AF2F8E">
          <w:rPr>
            <w:rFonts w:ascii="Times New Roman" w:eastAsia="Times New Roman" w:hAnsi="Times New Roman" w:cs="Times New Roman"/>
            <w:i/>
            <w:iCs/>
            <w:sz w:val="20"/>
            <w:szCs w:val="20"/>
            <w:lang w:val="en-US"/>
          </w:rPr>
          <w:delText>i</w:delText>
        </w:r>
        <w:r w:rsidRPr="00FA2CFA" w:rsidDel="00AF2F8E">
          <w:rPr>
            <w:rFonts w:ascii="Times New Roman" w:eastAsia="Times New Roman" w:hAnsi="Times New Roman" w:cs="Times New Roman"/>
            <w:sz w:val="20"/>
            <w:szCs w:val="20"/>
            <w:lang w:val="en-US"/>
          </w:rPr>
          <w:delText xml:space="preserve"> = point on the road layout; </w:delText>
        </w:r>
        <w:r w:rsidRPr="00921BBD" w:rsidDel="00AF2F8E">
          <w:rPr>
            <w:rFonts w:ascii="Times New Roman" w:eastAsia="Times New Roman" w:hAnsi="Times New Roman" w:cs="Times New Roman"/>
            <w:i/>
            <w:iCs/>
            <w:sz w:val="20"/>
            <w:szCs w:val="20"/>
            <w:lang w:val="en-US"/>
          </w:rPr>
          <w:delText>j</w:delText>
        </w:r>
        <w:r w:rsidRPr="00FA2CFA" w:rsidDel="00AF2F8E">
          <w:rPr>
            <w:rFonts w:ascii="Times New Roman" w:eastAsia="Times New Roman" w:hAnsi="Times New Roman" w:cs="Times New Roman"/>
            <w:sz w:val="20"/>
            <w:szCs w:val="20"/>
            <w:lang w:val="en-US"/>
          </w:rPr>
          <w:delText xml:space="preserve"> = hit</w:delText>
        </w:r>
        <w:r w:rsidR="00FE236D" w:rsidDel="00AF2F8E">
          <w:rPr>
            <w:rFonts w:ascii="Times New Roman" w:eastAsia="Times New Roman" w:hAnsi="Times New Roman" w:cs="Times New Roman"/>
            <w:sz w:val="20"/>
            <w:szCs w:val="20"/>
            <w:lang w:val="en-US"/>
          </w:rPr>
          <w:delText>-</w:delText>
        </w:r>
        <w:r w:rsidRPr="00FA2CFA" w:rsidDel="00AF2F8E">
          <w:rPr>
            <w:rFonts w:ascii="Times New Roman" w:eastAsia="Times New Roman" w:hAnsi="Times New Roman" w:cs="Times New Roman"/>
            <w:sz w:val="20"/>
            <w:szCs w:val="20"/>
            <w:lang w:val="en-US"/>
          </w:rPr>
          <w:delText>and</w:delText>
        </w:r>
        <w:r w:rsidR="00FE236D" w:rsidDel="00AF2F8E">
          <w:rPr>
            <w:rFonts w:ascii="Times New Roman" w:eastAsia="Times New Roman" w:hAnsi="Times New Roman" w:cs="Times New Roman"/>
            <w:sz w:val="20"/>
            <w:szCs w:val="20"/>
            <w:lang w:val="en-US"/>
          </w:rPr>
          <w:delText>-</w:delText>
        </w:r>
        <w:r w:rsidRPr="00FA2CFA" w:rsidDel="00AF2F8E">
          <w:rPr>
            <w:rFonts w:ascii="Times New Roman" w:eastAsia="Times New Roman" w:hAnsi="Times New Roman" w:cs="Times New Roman"/>
            <w:sz w:val="20"/>
            <w:szCs w:val="20"/>
            <w:lang w:val="en-US"/>
          </w:rPr>
          <w:delText xml:space="preserve">run event; </w:delText>
        </w:r>
        <w:r w:rsidRPr="00921BBD" w:rsidDel="00AF2F8E">
          <w:rPr>
            <w:rFonts w:ascii="Times New Roman" w:eastAsia="Times New Roman" w:hAnsi="Times New Roman" w:cs="Times New Roman"/>
            <w:i/>
            <w:iCs/>
            <w:sz w:val="20"/>
            <w:szCs w:val="20"/>
            <w:lang w:val="en-US"/>
          </w:rPr>
          <w:delText>Ci (r)</w:delText>
        </w:r>
        <w:r w:rsidRPr="00FA2CFA" w:rsidDel="00AF2F8E">
          <w:rPr>
            <w:rFonts w:ascii="Times New Roman" w:eastAsia="Times New Roman" w:hAnsi="Times New Roman" w:cs="Times New Roman"/>
            <w:sz w:val="20"/>
            <w:szCs w:val="20"/>
            <w:lang w:val="en-US"/>
          </w:rPr>
          <w:delText xml:space="preserve"> =</w:delText>
        </w:r>
        <w:r w:rsidDel="00AF2F8E">
          <w:rPr>
            <w:rFonts w:ascii="Times New Roman" w:eastAsia="Times New Roman" w:hAnsi="Times New Roman" w:cs="Times New Roman"/>
            <w:sz w:val="20"/>
            <w:szCs w:val="20"/>
            <w:lang w:val="en-US"/>
          </w:rPr>
          <w:delText xml:space="preserve"> </w:delText>
        </w:r>
        <w:r w:rsidR="000C253D" w:rsidDel="00AF2F8E">
          <w:rPr>
            <w:rFonts w:ascii="Times New Roman" w:eastAsia="Times New Roman" w:hAnsi="Times New Roman" w:cs="Times New Roman"/>
            <w:sz w:val="20"/>
            <w:szCs w:val="20"/>
            <w:lang w:val="en-US"/>
          </w:rPr>
          <w:delText xml:space="preserve">road </w:delText>
        </w:r>
        <w:r w:rsidRPr="00FA2CFA" w:rsidDel="00AF2F8E">
          <w:rPr>
            <w:rFonts w:ascii="Times New Roman" w:eastAsia="Times New Roman" w:hAnsi="Times New Roman" w:cs="Times New Roman"/>
            <w:sz w:val="20"/>
            <w:szCs w:val="20"/>
            <w:lang w:val="en-US"/>
          </w:rPr>
          <w:delText xml:space="preserve">length within the circle of radius </w:delText>
        </w:r>
        <w:r w:rsidRPr="00921BBD" w:rsidDel="00AF2F8E">
          <w:rPr>
            <w:rFonts w:ascii="Times New Roman" w:eastAsia="Times New Roman" w:hAnsi="Times New Roman" w:cs="Times New Roman"/>
            <w:i/>
            <w:iCs/>
            <w:sz w:val="20"/>
            <w:szCs w:val="20"/>
            <w:lang w:val="en-US"/>
          </w:rPr>
          <w:delText>r</w:delText>
        </w:r>
        <w:r w:rsidRPr="00FA2CFA" w:rsidDel="00AF2F8E">
          <w:rPr>
            <w:rFonts w:ascii="Times New Roman" w:eastAsia="Times New Roman" w:hAnsi="Times New Roman" w:cs="Times New Roman"/>
            <w:sz w:val="20"/>
            <w:szCs w:val="20"/>
            <w:lang w:val="en-US"/>
          </w:rPr>
          <w:delText xml:space="preserve"> centered at point </w:delText>
        </w:r>
        <w:r w:rsidRPr="00921BBD" w:rsidDel="00AF2F8E">
          <w:rPr>
            <w:rFonts w:ascii="Times New Roman" w:eastAsia="Times New Roman" w:hAnsi="Times New Roman" w:cs="Times New Roman"/>
            <w:i/>
            <w:iCs/>
            <w:sz w:val="20"/>
            <w:szCs w:val="20"/>
            <w:lang w:val="en-US"/>
          </w:rPr>
          <w:delText>i</w:delText>
        </w:r>
        <w:r w:rsidRPr="00FA2CFA" w:rsidDel="00AF2F8E">
          <w:rPr>
            <w:rFonts w:ascii="Times New Roman" w:eastAsia="Times New Roman" w:hAnsi="Times New Roman" w:cs="Times New Roman"/>
            <w:sz w:val="20"/>
            <w:szCs w:val="20"/>
            <w:lang w:val="en-US"/>
          </w:rPr>
          <w:delText xml:space="preserve">; </w:delText>
        </w:r>
        <w:r w:rsidRPr="00921BBD" w:rsidDel="00AF2F8E">
          <w:rPr>
            <w:rFonts w:ascii="Times New Roman" w:eastAsia="Times New Roman" w:hAnsi="Times New Roman" w:cs="Times New Roman"/>
            <w:i/>
            <w:iCs/>
            <w:sz w:val="20"/>
            <w:szCs w:val="20"/>
            <w:lang w:val="en-US"/>
          </w:rPr>
          <w:delText>fij</w:delText>
        </w:r>
        <w:r w:rsidRPr="00FA2CFA" w:rsidDel="00AF2F8E">
          <w:rPr>
            <w:rFonts w:ascii="Times New Roman" w:eastAsia="Times New Roman" w:hAnsi="Times New Roman" w:cs="Times New Roman"/>
            <w:sz w:val="20"/>
            <w:szCs w:val="20"/>
            <w:lang w:val="en-US"/>
          </w:rPr>
          <w:delText xml:space="preserve"> = index equal to 0 </w:delText>
        </w:r>
        <w:r w:rsidR="005654B1" w:rsidDel="00AF2F8E">
          <w:rPr>
            <w:rFonts w:ascii="Times New Roman" w:eastAsia="Times New Roman" w:hAnsi="Times New Roman" w:cs="Times New Roman"/>
            <w:sz w:val="20"/>
            <w:szCs w:val="20"/>
            <w:lang w:val="en-US"/>
          </w:rPr>
          <w:delText>i</w:delText>
        </w:r>
        <w:r w:rsidRPr="00FA2CFA" w:rsidDel="00AF2F8E">
          <w:rPr>
            <w:rFonts w:ascii="Times New Roman" w:eastAsia="Times New Roman" w:hAnsi="Times New Roman" w:cs="Times New Roman"/>
            <w:sz w:val="20"/>
            <w:szCs w:val="20"/>
            <w:lang w:val="en-US"/>
          </w:rPr>
          <w:delText xml:space="preserve">f </w:delText>
        </w:r>
        <w:r w:rsidRPr="00921BBD" w:rsidDel="00AF2F8E">
          <w:rPr>
            <w:rFonts w:ascii="Times New Roman" w:eastAsia="Times New Roman" w:hAnsi="Times New Roman" w:cs="Times New Roman"/>
            <w:i/>
            <w:iCs/>
            <w:sz w:val="20"/>
            <w:szCs w:val="20"/>
            <w:lang w:val="en-US"/>
          </w:rPr>
          <w:delText>j</w:delText>
        </w:r>
        <w:r w:rsidRPr="00FA2CFA" w:rsidDel="00AF2F8E">
          <w:rPr>
            <w:rFonts w:ascii="Times New Roman" w:eastAsia="Times New Roman" w:hAnsi="Times New Roman" w:cs="Times New Roman"/>
            <w:sz w:val="20"/>
            <w:szCs w:val="20"/>
            <w:lang w:val="en-US"/>
          </w:rPr>
          <w:delText xml:space="preserve"> is outside the circle of radius </w:delText>
        </w:r>
        <w:r w:rsidRPr="00921BBD" w:rsidDel="00AF2F8E">
          <w:rPr>
            <w:rFonts w:ascii="Times New Roman" w:eastAsia="Times New Roman" w:hAnsi="Times New Roman" w:cs="Times New Roman"/>
            <w:i/>
            <w:iCs/>
            <w:sz w:val="20"/>
            <w:szCs w:val="20"/>
            <w:lang w:val="en-US"/>
          </w:rPr>
          <w:delText>r</w:delText>
        </w:r>
        <w:r w:rsidRPr="00FA2CFA" w:rsidDel="00AF2F8E">
          <w:rPr>
            <w:rFonts w:ascii="Times New Roman" w:eastAsia="Times New Roman" w:hAnsi="Times New Roman" w:cs="Times New Roman"/>
            <w:sz w:val="20"/>
            <w:szCs w:val="20"/>
            <w:lang w:val="en-US"/>
          </w:rPr>
          <w:delText xml:space="preserve"> centered on </w:delText>
        </w:r>
        <w:r w:rsidRPr="00921BBD" w:rsidDel="00AF2F8E">
          <w:rPr>
            <w:rFonts w:ascii="Times New Roman" w:eastAsia="Times New Roman" w:hAnsi="Times New Roman" w:cs="Times New Roman"/>
            <w:i/>
            <w:iCs/>
            <w:sz w:val="20"/>
            <w:szCs w:val="20"/>
            <w:lang w:val="en-US"/>
          </w:rPr>
          <w:delText>i</w:delText>
        </w:r>
        <w:r w:rsidRPr="00FA2CFA" w:rsidDel="00AF2F8E">
          <w:rPr>
            <w:rFonts w:ascii="Times New Roman" w:eastAsia="Times New Roman" w:hAnsi="Times New Roman" w:cs="Times New Roman"/>
            <w:sz w:val="20"/>
            <w:szCs w:val="20"/>
            <w:lang w:val="en-US"/>
          </w:rPr>
          <w:delText xml:space="preserve">, or equal to the </w:delText>
        </w:r>
        <w:r w:rsidR="001115F6" w:rsidRPr="00921BBD" w:rsidDel="00AF2F8E">
          <w:rPr>
            <w:rFonts w:ascii="Times New Roman" w:eastAsia="Times New Roman" w:hAnsi="Times New Roman" w:cs="Times New Roman"/>
            <w:i/>
            <w:iCs/>
            <w:sz w:val="20"/>
            <w:szCs w:val="20"/>
            <w:lang w:val="en-US"/>
          </w:rPr>
          <w:delText>Z</w:delText>
        </w:r>
        <w:r w:rsidR="001115F6" w:rsidDel="00AF2F8E">
          <w:rPr>
            <w:rFonts w:ascii="Times New Roman" w:eastAsia="Times New Roman" w:hAnsi="Times New Roman" w:cs="Times New Roman"/>
            <w:sz w:val="20"/>
            <w:szCs w:val="20"/>
            <w:lang w:val="en-US"/>
          </w:rPr>
          <w:delText xml:space="preserve"> </w:delText>
        </w:r>
        <w:r w:rsidRPr="00FA2CFA" w:rsidDel="00AF2F8E">
          <w:rPr>
            <w:rFonts w:ascii="Times New Roman" w:eastAsia="Times New Roman" w:hAnsi="Times New Roman" w:cs="Times New Roman"/>
            <w:sz w:val="20"/>
            <w:szCs w:val="20"/>
            <w:lang w:val="en-US"/>
          </w:rPr>
          <w:delText>value</w:delText>
        </w:r>
        <w:r w:rsidDel="00AF2F8E">
          <w:rPr>
            <w:rFonts w:ascii="Times New Roman" w:eastAsia="Times New Roman" w:hAnsi="Times New Roman" w:cs="Times New Roman"/>
            <w:sz w:val="20"/>
            <w:szCs w:val="20"/>
            <w:lang w:val="en-US"/>
          </w:rPr>
          <w:delText xml:space="preserve"> </w:delText>
        </w:r>
        <w:r w:rsidRPr="00FA2CFA" w:rsidDel="00AF2F8E">
          <w:rPr>
            <w:rFonts w:ascii="Times New Roman" w:eastAsia="Times New Roman" w:hAnsi="Times New Roman" w:cs="Times New Roman"/>
            <w:sz w:val="20"/>
            <w:szCs w:val="20"/>
            <w:lang w:val="en-US"/>
          </w:rPr>
          <w:delText xml:space="preserve">if </w:delText>
        </w:r>
        <w:r w:rsidRPr="00921BBD" w:rsidDel="00AF2F8E">
          <w:rPr>
            <w:rFonts w:ascii="Times New Roman" w:eastAsia="Times New Roman" w:hAnsi="Times New Roman" w:cs="Times New Roman"/>
            <w:i/>
            <w:iCs/>
            <w:sz w:val="20"/>
            <w:szCs w:val="20"/>
            <w:lang w:val="en-US"/>
          </w:rPr>
          <w:delText>j</w:delText>
        </w:r>
        <w:r w:rsidRPr="00FA2CFA" w:rsidDel="00AF2F8E">
          <w:rPr>
            <w:rFonts w:ascii="Times New Roman" w:eastAsia="Times New Roman" w:hAnsi="Times New Roman" w:cs="Times New Roman"/>
            <w:sz w:val="20"/>
            <w:szCs w:val="20"/>
            <w:lang w:val="en-US"/>
          </w:rPr>
          <w:delText xml:space="preserve"> is within that area.</w:delText>
        </w:r>
        <w:r w:rsidDel="00AF2F8E">
          <w:rPr>
            <w:rFonts w:ascii="Times New Roman" w:eastAsia="Times New Roman" w:hAnsi="Times New Roman" w:cs="Times New Roman"/>
            <w:sz w:val="20"/>
            <w:szCs w:val="20"/>
            <w:lang w:val="en-US"/>
          </w:rPr>
          <w:delText xml:space="preserve"> </w:delText>
        </w:r>
        <w:r w:rsidR="00E5095E" w:rsidRPr="00E5095E" w:rsidDel="00AF2F8E">
          <w:rPr>
            <w:rFonts w:ascii="Times New Roman" w:eastAsia="Times New Roman" w:hAnsi="Times New Roman" w:cs="Times New Roman"/>
            <w:sz w:val="20"/>
            <w:szCs w:val="20"/>
            <w:lang w:val="en-US"/>
          </w:rPr>
          <w:delText xml:space="preserve">To assess the significance of the aggregation intensities </w:delText>
        </w:r>
        <w:r w:rsidR="00533F67" w:rsidDel="00AF2F8E">
          <w:rPr>
            <w:rFonts w:ascii="Times New Roman" w:eastAsia="Times New Roman" w:hAnsi="Times New Roman" w:cs="Times New Roman"/>
            <w:sz w:val="20"/>
            <w:szCs w:val="20"/>
            <w:lang w:val="en-US"/>
          </w:rPr>
          <w:delText>at</w:delText>
        </w:r>
        <w:r w:rsidR="00E5095E" w:rsidRPr="00E5095E" w:rsidDel="00AF2F8E">
          <w:rPr>
            <w:rFonts w:ascii="Times New Roman" w:eastAsia="Times New Roman" w:hAnsi="Times New Roman" w:cs="Times New Roman"/>
            <w:sz w:val="20"/>
            <w:szCs w:val="20"/>
            <w:lang w:val="en-US"/>
          </w:rPr>
          <w:delText xml:space="preserve"> each point, the function</w:delText>
        </w:r>
        <w:r w:rsidR="00E5095E" w:rsidDel="00AF2F8E">
          <w:rPr>
            <w:rFonts w:ascii="Times New Roman" w:eastAsia="Times New Roman" w:hAnsi="Times New Roman" w:cs="Times New Roman"/>
            <w:sz w:val="20"/>
            <w:szCs w:val="20"/>
            <w:lang w:val="en-US"/>
          </w:rPr>
          <w:delText>:</w:delText>
        </w:r>
      </w:del>
    </w:p>
    <w:p w14:paraId="161F100B" w14:textId="649922D4" w:rsidR="00E5095E" w:rsidDel="00AF2F8E" w:rsidRDefault="00897A04" w:rsidP="00897A04">
      <w:pPr>
        <w:jc w:val="right"/>
        <w:rPr>
          <w:del w:id="83" w:author="lutebio@outlook.com" w:date="2021-05-11T18:13:00Z"/>
          <w:rFonts w:ascii="Times New Roman" w:eastAsia="Times New Roman" w:hAnsi="Times New Roman" w:cs="Times New Roman"/>
          <w:sz w:val="20"/>
          <w:szCs w:val="20"/>
          <w:lang w:val="en-US"/>
        </w:rPr>
      </w:pPr>
      <w:del w:id="84" w:author="lutebio@outlook.com" w:date="2021-05-11T18:13:00Z">
        <w:r w:rsidDel="00AF2F8E">
          <w:rPr>
            <w:rFonts w:ascii="Times New Roman" w:eastAsia="Times New Roman" w:hAnsi="Times New Roman" w:cs="Times New Roman"/>
            <w:sz w:val="20"/>
            <w:szCs w:val="20"/>
            <w:lang w:val="en-US"/>
          </w:rPr>
          <w:delText>(5)</w:delText>
        </w:r>
      </w:del>
    </w:p>
    <w:p w14:paraId="506819FA" w14:textId="1B91CF24" w:rsidR="00E5095E" w:rsidRPr="00E5095E" w:rsidDel="00AF2F8E" w:rsidRDefault="00E5095E" w:rsidP="00E5095E">
      <w:pPr>
        <w:spacing w:after="0" w:line="240" w:lineRule="auto"/>
        <w:ind w:firstLine="2694"/>
        <w:jc w:val="both"/>
        <w:rPr>
          <w:del w:id="85" w:author="lutebio@outlook.com" w:date="2021-05-11T18:13:00Z"/>
          <w:rFonts w:ascii="Times New Roman" w:eastAsia="Times New Roman" w:hAnsi="Times New Roman" w:cs="Times New Roman"/>
          <w:sz w:val="20"/>
          <w:szCs w:val="20"/>
          <w:lang w:val="en-US"/>
        </w:rPr>
      </w:pPr>
      <m:oMathPara>
        <m:oMath>
          <m:r>
            <w:del w:id="86" w:author="lutebio@outlook.com" w:date="2021-05-11T18:13:00Z">
              <w:rPr>
                <w:rFonts w:ascii="Cambria Math" w:eastAsia="Times New Roman" w:hAnsi="Cambria Math" w:cs="Times New Roman"/>
                <w:sz w:val="20"/>
                <w:szCs w:val="20"/>
                <w:lang w:val="en-US"/>
              </w:rPr>
              <m:t>HS=</m:t>
            </w:del>
          </m:r>
          <m:sSub>
            <m:sSubPr>
              <m:ctrlPr>
                <w:del w:id="87" w:author="lutebio@outlook.com" w:date="2021-05-11T18:13:00Z">
                  <w:rPr>
                    <w:rFonts w:ascii="Cambria Math" w:eastAsia="Times New Roman" w:hAnsi="Cambria Math" w:cs="Times New Roman"/>
                    <w:i/>
                    <w:sz w:val="20"/>
                    <w:szCs w:val="20"/>
                    <w:lang w:val="en-US"/>
                  </w:rPr>
                </w:del>
              </m:ctrlPr>
            </m:sSubPr>
            <m:e>
              <m:r>
                <w:del w:id="88" w:author="lutebio@outlook.com" w:date="2021-05-11T18:13:00Z">
                  <w:rPr>
                    <w:rFonts w:ascii="Cambria Math" w:eastAsia="Times New Roman" w:hAnsi="Cambria Math" w:cs="Times New Roman"/>
                    <w:sz w:val="20"/>
                    <w:szCs w:val="20"/>
                    <w:lang w:val="en-US"/>
                  </w:rPr>
                  <m:t>H</m:t>
                </w:del>
              </m:r>
            </m:e>
            <m:sub>
              <m:r>
                <w:del w:id="89" w:author="lutebio@outlook.com" w:date="2021-05-11T18:13:00Z">
                  <w:rPr>
                    <w:rFonts w:ascii="Cambria Math" w:eastAsia="Times New Roman" w:hAnsi="Cambria Math" w:cs="Times New Roman"/>
                    <w:sz w:val="20"/>
                    <w:szCs w:val="20"/>
                    <w:lang w:val="en-US"/>
                  </w:rPr>
                  <m:t>i</m:t>
                </w:del>
              </m:r>
            </m:sub>
          </m:sSub>
          <m:d>
            <m:dPr>
              <m:ctrlPr>
                <w:del w:id="90" w:author="lutebio@outlook.com" w:date="2021-05-11T18:13:00Z">
                  <w:rPr>
                    <w:rFonts w:ascii="Cambria Math" w:eastAsia="Times New Roman" w:hAnsi="Cambria Math" w:cs="Times New Roman"/>
                    <w:i/>
                    <w:sz w:val="20"/>
                    <w:szCs w:val="20"/>
                    <w:lang w:val="en-US"/>
                  </w:rPr>
                </w:del>
              </m:ctrlPr>
            </m:dPr>
            <m:e>
              <m:r>
                <w:del w:id="91" w:author="lutebio@outlook.com" w:date="2021-05-11T18:13:00Z">
                  <w:rPr>
                    <w:rFonts w:ascii="Cambria Math" w:eastAsia="Times New Roman" w:hAnsi="Cambria Math" w:cs="Times New Roman"/>
                    <w:sz w:val="20"/>
                    <w:szCs w:val="20"/>
                    <w:lang w:val="en-US"/>
                  </w:rPr>
                  <m:t>r</m:t>
                </w:del>
              </m:r>
            </m:e>
          </m:d>
          <m:r>
            <w:del w:id="92" w:author="lutebio@outlook.com" w:date="2021-05-11T18:13:00Z">
              <w:rPr>
                <w:rFonts w:ascii="Cambria Math" w:eastAsia="Times New Roman" w:hAnsi="Cambria Math" w:cs="Times New Roman"/>
                <w:sz w:val="20"/>
                <w:szCs w:val="20"/>
                <w:lang w:val="en-US"/>
              </w:rPr>
              <m:t>-Hs(r)</m:t>
            </w:del>
          </m:r>
        </m:oMath>
      </m:oMathPara>
    </w:p>
    <w:p w14:paraId="61ADF343" w14:textId="43C453A5" w:rsidR="00E27A41" w:rsidDel="00AF2F8E" w:rsidRDefault="00E27A41" w:rsidP="00E27A41">
      <w:pPr>
        <w:spacing w:after="0" w:line="240" w:lineRule="auto"/>
        <w:jc w:val="both"/>
        <w:rPr>
          <w:del w:id="93" w:author="lutebio@outlook.com" w:date="2021-05-11T18:13:00Z"/>
          <w:rFonts w:ascii="Times New Roman" w:eastAsia="Times New Roman" w:hAnsi="Times New Roman" w:cs="Times New Roman"/>
          <w:sz w:val="20"/>
          <w:szCs w:val="20"/>
          <w:lang w:val="en-US"/>
        </w:rPr>
      </w:pPr>
    </w:p>
    <w:p w14:paraId="34F92C71" w14:textId="1236F637" w:rsidR="00FF3E25" w:rsidDel="00AF2F8E" w:rsidRDefault="00E27A41" w:rsidP="00E27A41">
      <w:pPr>
        <w:spacing w:after="0" w:line="240" w:lineRule="auto"/>
        <w:jc w:val="both"/>
        <w:rPr>
          <w:del w:id="94" w:author="lutebio@outlook.com" w:date="2021-05-11T18:13:00Z"/>
          <w:rFonts w:ascii="Times New Roman" w:eastAsia="Times New Roman" w:hAnsi="Times New Roman" w:cs="Times New Roman"/>
          <w:sz w:val="20"/>
          <w:szCs w:val="20"/>
          <w:lang w:val="en-US"/>
        </w:rPr>
      </w:pPr>
      <w:del w:id="95" w:author="lutebio@outlook.com" w:date="2021-05-11T18:13:00Z">
        <w:r w:rsidRPr="00E27A41" w:rsidDel="00AF2F8E">
          <w:rPr>
            <w:rFonts w:ascii="Times New Roman" w:eastAsia="Times New Roman" w:hAnsi="Times New Roman" w:cs="Times New Roman"/>
            <w:sz w:val="20"/>
            <w:szCs w:val="20"/>
            <w:lang w:val="en-US"/>
          </w:rPr>
          <w:delText xml:space="preserve">where: </w:delText>
        </w:r>
        <w:r w:rsidRPr="00921BBD" w:rsidDel="00AF2F8E">
          <w:rPr>
            <w:rFonts w:ascii="Times New Roman" w:eastAsia="Times New Roman" w:hAnsi="Times New Roman" w:cs="Times New Roman"/>
            <w:i/>
            <w:iCs/>
            <w:sz w:val="20"/>
            <w:szCs w:val="20"/>
            <w:lang w:val="en-US"/>
          </w:rPr>
          <w:delText>Hs(r)</w:delText>
        </w:r>
        <w:r w:rsidR="008E3099" w:rsidDel="00AF2F8E">
          <w:rPr>
            <w:rFonts w:ascii="Times New Roman" w:eastAsia="Times New Roman" w:hAnsi="Times New Roman" w:cs="Times New Roman"/>
            <w:sz w:val="20"/>
            <w:szCs w:val="20"/>
            <w:lang w:val="en-US"/>
          </w:rPr>
          <w:delText xml:space="preserve"> =</w:delText>
        </w:r>
        <w:r w:rsidRPr="00E27A41" w:rsidDel="00AF2F8E">
          <w:rPr>
            <w:rFonts w:ascii="Times New Roman" w:eastAsia="Times New Roman" w:hAnsi="Times New Roman" w:cs="Times New Roman"/>
            <w:sz w:val="20"/>
            <w:szCs w:val="20"/>
            <w:lang w:val="en-US"/>
          </w:rPr>
          <w:delText xml:space="preserve"> mean of </w:delText>
        </w:r>
        <w:r w:rsidRPr="00921BBD" w:rsidDel="00AF2F8E">
          <w:rPr>
            <w:rFonts w:ascii="Times New Roman" w:eastAsia="Times New Roman" w:hAnsi="Times New Roman" w:cs="Times New Roman"/>
            <w:i/>
            <w:iCs/>
            <w:sz w:val="20"/>
            <w:szCs w:val="20"/>
            <w:lang w:val="en-US"/>
          </w:rPr>
          <w:delText>H</w:delText>
        </w:r>
        <w:r w:rsidRPr="00E27A41" w:rsidDel="00AF2F8E">
          <w:rPr>
            <w:rFonts w:ascii="Times New Roman" w:eastAsia="Times New Roman" w:hAnsi="Times New Roman" w:cs="Times New Roman"/>
            <w:sz w:val="20"/>
            <w:szCs w:val="20"/>
            <w:lang w:val="en-US"/>
          </w:rPr>
          <w:delText xml:space="preserve"> values in 1</w:delText>
        </w:r>
        <w:r w:rsidR="00BC56AC" w:rsidDel="00AF2F8E">
          <w:rPr>
            <w:rFonts w:ascii="Times New Roman" w:eastAsia="Times New Roman" w:hAnsi="Times New Roman" w:cs="Times New Roman"/>
            <w:sz w:val="20"/>
            <w:szCs w:val="20"/>
            <w:lang w:val="en-US"/>
          </w:rPr>
          <w:delText>,</w:delText>
        </w:r>
        <w:r w:rsidRPr="00E27A41" w:rsidDel="00AF2F8E">
          <w:rPr>
            <w:rFonts w:ascii="Times New Roman" w:eastAsia="Times New Roman" w:hAnsi="Times New Roman" w:cs="Times New Roman"/>
            <w:sz w:val="20"/>
            <w:szCs w:val="20"/>
            <w:lang w:val="en-US"/>
          </w:rPr>
          <w:delText>000 simulations of random</w:delText>
        </w:r>
        <w:r w:rsidDel="00AF2F8E">
          <w:rPr>
            <w:rFonts w:ascii="Times New Roman" w:eastAsia="Times New Roman" w:hAnsi="Times New Roman" w:cs="Times New Roman"/>
            <w:sz w:val="20"/>
            <w:szCs w:val="20"/>
            <w:lang w:val="en-US"/>
          </w:rPr>
          <w:delText xml:space="preserve"> </w:delText>
        </w:r>
        <w:r w:rsidRPr="00E27A41" w:rsidDel="00AF2F8E">
          <w:rPr>
            <w:rFonts w:ascii="Times New Roman" w:eastAsia="Times New Roman" w:hAnsi="Times New Roman" w:cs="Times New Roman"/>
            <w:sz w:val="20"/>
            <w:szCs w:val="20"/>
            <w:lang w:val="en-US"/>
          </w:rPr>
          <w:delText>distribution of the events. Values for aggregation intensity above the</w:delText>
        </w:r>
        <w:r w:rsidDel="00AF2F8E">
          <w:rPr>
            <w:rFonts w:ascii="Times New Roman" w:eastAsia="Times New Roman" w:hAnsi="Times New Roman" w:cs="Times New Roman"/>
            <w:sz w:val="20"/>
            <w:szCs w:val="20"/>
            <w:lang w:val="en-US"/>
          </w:rPr>
          <w:delText xml:space="preserve"> </w:delText>
        </w:r>
        <w:r w:rsidRPr="00E27A41" w:rsidDel="00AF2F8E">
          <w:rPr>
            <w:rFonts w:ascii="Times New Roman" w:eastAsia="Times New Roman" w:hAnsi="Times New Roman" w:cs="Times New Roman"/>
            <w:sz w:val="20"/>
            <w:szCs w:val="20"/>
            <w:lang w:val="en-US"/>
          </w:rPr>
          <w:delText>upper confidence limit (9</w:delText>
        </w:r>
        <w:r w:rsidR="008E3099" w:rsidDel="00AF2F8E">
          <w:rPr>
            <w:rFonts w:ascii="Times New Roman" w:eastAsia="Times New Roman" w:hAnsi="Times New Roman" w:cs="Times New Roman"/>
            <w:sz w:val="20"/>
            <w:szCs w:val="20"/>
            <w:lang w:val="en-US"/>
          </w:rPr>
          <w:delText>5</w:delText>
        </w:r>
        <w:r w:rsidRPr="00E27A41" w:rsidDel="00AF2F8E">
          <w:rPr>
            <w:rFonts w:ascii="Times New Roman" w:eastAsia="Times New Roman" w:hAnsi="Times New Roman" w:cs="Times New Roman"/>
            <w:sz w:val="20"/>
            <w:szCs w:val="20"/>
            <w:lang w:val="en-US"/>
          </w:rPr>
          <w:delText xml:space="preserve">%) indicate significant </w:delText>
        </w:r>
        <w:r w:rsidR="00300B5A" w:rsidDel="00AF2F8E">
          <w:rPr>
            <w:rFonts w:ascii="Times New Roman" w:eastAsia="Times New Roman" w:hAnsi="Times New Roman" w:cs="Times New Roman"/>
            <w:sz w:val="20"/>
            <w:szCs w:val="20"/>
            <w:lang w:val="en-US"/>
          </w:rPr>
          <w:delText>road-kill</w:delText>
        </w:r>
        <w:r w:rsidRPr="00E27A41" w:rsidDel="00AF2F8E">
          <w:rPr>
            <w:rFonts w:ascii="Times New Roman" w:eastAsia="Times New Roman" w:hAnsi="Times New Roman" w:cs="Times New Roman"/>
            <w:sz w:val="20"/>
            <w:szCs w:val="20"/>
            <w:lang w:val="en-US"/>
          </w:rPr>
          <w:delText xml:space="preserve"> hotspots.</w:delText>
        </w:r>
      </w:del>
    </w:p>
    <w:p w14:paraId="6ED89B83" w14:textId="1CC46000" w:rsidR="00633A14" w:rsidRDefault="00633A14" w:rsidP="00633A14">
      <w:pPr>
        <w:spacing w:after="0" w:line="240" w:lineRule="auto"/>
        <w:ind w:firstLine="862"/>
        <w:jc w:val="both"/>
        <w:rPr>
          <w:rFonts w:ascii="Times New Roman" w:eastAsia="Times New Roman" w:hAnsi="Times New Roman" w:cs="Times New Roman"/>
          <w:sz w:val="20"/>
          <w:szCs w:val="20"/>
          <w:lang w:val="en-US"/>
        </w:rPr>
      </w:pPr>
      <w:r w:rsidRPr="00633A14">
        <w:rPr>
          <w:rFonts w:ascii="Times New Roman" w:eastAsia="Times New Roman" w:hAnsi="Times New Roman" w:cs="Times New Roman"/>
          <w:sz w:val="20"/>
          <w:szCs w:val="20"/>
          <w:lang w:val="en-US"/>
        </w:rPr>
        <w:t xml:space="preserve">We used a </w:t>
      </w:r>
      <w:r>
        <w:rPr>
          <w:rFonts w:ascii="Times New Roman" w:eastAsia="Times New Roman" w:hAnsi="Times New Roman" w:cs="Times New Roman"/>
          <w:sz w:val="20"/>
          <w:szCs w:val="20"/>
          <w:lang w:val="en-US"/>
        </w:rPr>
        <w:t>500</w:t>
      </w:r>
      <w:r w:rsidR="000F4BB0">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m</w:t>
      </w:r>
      <w:r w:rsidR="000F4BB0">
        <w:rPr>
          <w:rFonts w:ascii="Times New Roman" w:eastAsia="Times New Roman" w:hAnsi="Times New Roman" w:cs="Times New Roman"/>
          <w:sz w:val="20"/>
          <w:szCs w:val="20"/>
          <w:lang w:val="en-US"/>
        </w:rPr>
        <w:t>eter</w:t>
      </w:r>
      <w:r w:rsidRPr="00633A14">
        <w:rPr>
          <w:rFonts w:ascii="Times New Roman" w:eastAsia="Times New Roman" w:hAnsi="Times New Roman" w:cs="Times New Roman"/>
          <w:sz w:val="20"/>
          <w:szCs w:val="20"/>
          <w:lang w:val="en-US"/>
        </w:rPr>
        <w:t xml:space="preserve"> </w:t>
      </w:r>
      <w:r w:rsidR="00E05A4A">
        <w:rPr>
          <w:rFonts w:ascii="Times New Roman" w:eastAsia="Times New Roman" w:hAnsi="Times New Roman" w:cs="Times New Roman"/>
          <w:sz w:val="20"/>
          <w:szCs w:val="20"/>
          <w:lang w:val="en-US"/>
        </w:rPr>
        <w:t xml:space="preserve">unit of </w:t>
      </w:r>
      <w:r w:rsidR="00213583">
        <w:rPr>
          <w:rFonts w:ascii="Times New Roman" w:eastAsia="Times New Roman" w:hAnsi="Times New Roman" w:cs="Times New Roman"/>
          <w:sz w:val="20"/>
          <w:szCs w:val="20"/>
          <w:lang w:val="en-US"/>
        </w:rPr>
        <w:t>measure</w:t>
      </w:r>
      <w:r w:rsidR="00E05A4A">
        <w:rPr>
          <w:rFonts w:ascii="Times New Roman" w:eastAsia="Times New Roman" w:hAnsi="Times New Roman" w:cs="Times New Roman"/>
          <w:sz w:val="20"/>
          <w:szCs w:val="20"/>
          <w:lang w:val="en-US"/>
        </w:rPr>
        <w:t>ment</w:t>
      </w:r>
      <w:r w:rsidR="00213583">
        <w:rPr>
          <w:rFonts w:ascii="Times New Roman" w:eastAsia="Times New Roman" w:hAnsi="Times New Roman" w:cs="Times New Roman"/>
          <w:sz w:val="20"/>
          <w:szCs w:val="20"/>
          <w:lang w:val="en-US"/>
        </w:rPr>
        <w:t xml:space="preserve"> </w:t>
      </w:r>
      <w:r w:rsidRPr="00633A14">
        <w:rPr>
          <w:rFonts w:ascii="Times New Roman" w:eastAsia="Times New Roman" w:hAnsi="Times New Roman" w:cs="Times New Roman"/>
          <w:sz w:val="20"/>
          <w:szCs w:val="20"/>
          <w:lang w:val="en-US"/>
        </w:rPr>
        <w:t>and divided the road into</w:t>
      </w:r>
      <w:r>
        <w:rPr>
          <w:rFonts w:ascii="Times New Roman" w:eastAsia="Times New Roman" w:hAnsi="Times New Roman" w:cs="Times New Roman"/>
          <w:sz w:val="20"/>
          <w:szCs w:val="20"/>
          <w:lang w:val="en-US"/>
        </w:rPr>
        <w:t xml:space="preserve"> 80</w:t>
      </w:r>
      <w:r w:rsidRPr="00633A14">
        <w:rPr>
          <w:rFonts w:ascii="Times New Roman" w:eastAsia="Times New Roman" w:hAnsi="Times New Roman" w:cs="Times New Roman"/>
          <w:sz w:val="20"/>
          <w:szCs w:val="20"/>
          <w:lang w:val="en-US"/>
        </w:rPr>
        <w:t xml:space="preserve"> segments of</w:t>
      </w:r>
      <w:r>
        <w:rPr>
          <w:rFonts w:ascii="Times New Roman" w:eastAsia="Times New Roman" w:hAnsi="Times New Roman" w:cs="Times New Roman"/>
          <w:sz w:val="20"/>
          <w:szCs w:val="20"/>
          <w:lang w:val="en-US"/>
        </w:rPr>
        <w:t xml:space="preserve"> 500 </w:t>
      </w:r>
      <w:r w:rsidRPr="00633A14">
        <w:rPr>
          <w:rFonts w:ascii="Times New Roman" w:eastAsia="Times New Roman" w:hAnsi="Times New Roman" w:cs="Times New Roman"/>
          <w:sz w:val="20"/>
          <w:szCs w:val="20"/>
          <w:lang w:val="en-US"/>
        </w:rPr>
        <w:t>m</w:t>
      </w:r>
      <w:r w:rsidR="000F4BB0">
        <w:rPr>
          <w:rFonts w:ascii="Times New Roman" w:eastAsia="Times New Roman" w:hAnsi="Times New Roman" w:cs="Times New Roman"/>
          <w:sz w:val="20"/>
          <w:szCs w:val="20"/>
          <w:lang w:val="en-US"/>
        </w:rPr>
        <w:t>eters</w:t>
      </w:r>
      <w:r w:rsidRPr="00633A14">
        <w:rPr>
          <w:rFonts w:ascii="Times New Roman" w:eastAsia="Times New Roman" w:hAnsi="Times New Roman" w:cs="Times New Roman"/>
          <w:sz w:val="20"/>
          <w:szCs w:val="20"/>
          <w:lang w:val="en-US"/>
        </w:rPr>
        <w:t xml:space="preserve"> each. We chose</w:t>
      </w:r>
      <w:r>
        <w:rPr>
          <w:rFonts w:ascii="Times New Roman" w:eastAsia="Times New Roman" w:hAnsi="Times New Roman" w:cs="Times New Roman"/>
          <w:sz w:val="20"/>
          <w:szCs w:val="20"/>
          <w:lang w:val="en-US"/>
        </w:rPr>
        <w:t xml:space="preserve"> </w:t>
      </w:r>
      <w:r w:rsidRPr="00633A14">
        <w:rPr>
          <w:rFonts w:ascii="Times New Roman" w:eastAsia="Times New Roman" w:hAnsi="Times New Roman" w:cs="Times New Roman"/>
          <w:sz w:val="20"/>
          <w:szCs w:val="20"/>
          <w:lang w:val="en-US"/>
        </w:rPr>
        <w:t>th</w:t>
      </w:r>
      <w:r w:rsidR="00805978">
        <w:rPr>
          <w:rFonts w:ascii="Times New Roman" w:eastAsia="Times New Roman" w:hAnsi="Times New Roman" w:cs="Times New Roman"/>
          <w:sz w:val="20"/>
          <w:szCs w:val="20"/>
          <w:lang w:val="en-US"/>
        </w:rPr>
        <w:t>is</w:t>
      </w:r>
      <w:r w:rsidRPr="00633A14">
        <w:rPr>
          <w:rFonts w:ascii="Times New Roman" w:eastAsia="Times New Roman" w:hAnsi="Times New Roman" w:cs="Times New Roman"/>
          <w:sz w:val="20"/>
          <w:szCs w:val="20"/>
          <w:lang w:val="en-US"/>
        </w:rPr>
        <w:t xml:space="preserve"> segment length because Ripley's </w:t>
      </w:r>
      <w:r w:rsidRPr="00921BBD">
        <w:rPr>
          <w:rFonts w:ascii="Times New Roman" w:eastAsia="Times New Roman" w:hAnsi="Times New Roman" w:cs="Times New Roman"/>
          <w:i/>
          <w:iCs/>
          <w:sz w:val="20"/>
          <w:szCs w:val="20"/>
          <w:lang w:val="en-US"/>
        </w:rPr>
        <w:t>K</w:t>
      </w:r>
      <w:r w:rsidRPr="00633A14">
        <w:rPr>
          <w:rFonts w:ascii="Times New Roman" w:eastAsia="Times New Roman" w:hAnsi="Times New Roman" w:cs="Times New Roman"/>
          <w:sz w:val="20"/>
          <w:szCs w:val="20"/>
          <w:lang w:val="en-US"/>
        </w:rPr>
        <w:t xml:space="preserve"> statistic</w:t>
      </w:r>
      <w:r>
        <w:rPr>
          <w:rFonts w:ascii="Times New Roman" w:eastAsia="Times New Roman" w:hAnsi="Times New Roman" w:cs="Times New Roman"/>
          <w:sz w:val="20"/>
          <w:szCs w:val="20"/>
          <w:lang w:val="en-US"/>
        </w:rPr>
        <w:t xml:space="preserve"> </w:t>
      </w:r>
      <w:r w:rsidRPr="00633A14">
        <w:rPr>
          <w:rFonts w:ascii="Times New Roman" w:eastAsia="Times New Roman" w:hAnsi="Times New Roman" w:cs="Times New Roman"/>
          <w:sz w:val="20"/>
          <w:szCs w:val="20"/>
          <w:lang w:val="en-US"/>
        </w:rPr>
        <w:t>identified the occurrence of clustering on that scale and because some</w:t>
      </w:r>
      <w:r>
        <w:rPr>
          <w:rFonts w:ascii="Times New Roman" w:eastAsia="Times New Roman" w:hAnsi="Times New Roman" w:cs="Times New Roman"/>
          <w:sz w:val="20"/>
          <w:szCs w:val="20"/>
          <w:lang w:val="en-US"/>
        </w:rPr>
        <w:t xml:space="preserve"> </w:t>
      </w:r>
      <w:r w:rsidRPr="00633A14">
        <w:rPr>
          <w:rFonts w:ascii="Times New Roman" w:eastAsia="Times New Roman" w:hAnsi="Times New Roman" w:cs="Times New Roman"/>
          <w:sz w:val="20"/>
          <w:szCs w:val="20"/>
          <w:lang w:val="en-US"/>
        </w:rPr>
        <w:t xml:space="preserve">mitigation measures for </w:t>
      </w:r>
      <w:r>
        <w:rPr>
          <w:rFonts w:ascii="Times New Roman" w:eastAsia="Times New Roman" w:hAnsi="Times New Roman" w:cs="Times New Roman"/>
          <w:sz w:val="20"/>
          <w:szCs w:val="20"/>
          <w:lang w:val="en-US"/>
        </w:rPr>
        <w:t>amphibians, reptiles, birds</w:t>
      </w:r>
      <w:r w:rsidR="00E05A4A">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 xml:space="preserve"> and mammals</w:t>
      </w:r>
      <w:r w:rsidRPr="00633A14">
        <w:rPr>
          <w:rFonts w:ascii="Times New Roman" w:eastAsia="Times New Roman" w:hAnsi="Times New Roman" w:cs="Times New Roman"/>
          <w:sz w:val="20"/>
          <w:szCs w:val="20"/>
          <w:lang w:val="en-US"/>
        </w:rPr>
        <w:t xml:space="preserve"> can be easily implemented targeting a</w:t>
      </w:r>
      <w:r>
        <w:rPr>
          <w:rFonts w:ascii="Times New Roman" w:eastAsia="Times New Roman" w:hAnsi="Times New Roman" w:cs="Times New Roman"/>
          <w:sz w:val="20"/>
          <w:szCs w:val="20"/>
          <w:lang w:val="en-US"/>
        </w:rPr>
        <w:t xml:space="preserve"> 500</w:t>
      </w:r>
      <w:r w:rsidR="00940DB8">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 xml:space="preserve">m </w:t>
      </w:r>
      <w:r w:rsidR="0058323D">
        <w:rPr>
          <w:rFonts w:ascii="Times New Roman" w:eastAsia="Times New Roman" w:hAnsi="Times New Roman" w:cs="Times New Roman"/>
          <w:sz w:val="20"/>
          <w:szCs w:val="20"/>
          <w:lang w:val="en-US"/>
        </w:rPr>
        <w:t>–</w:t>
      </w:r>
      <w:r w:rsidR="00EC1F2E">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2-km</w:t>
      </w:r>
      <w:r w:rsidRPr="00633A14">
        <w:rPr>
          <w:rFonts w:ascii="Times New Roman" w:eastAsia="Times New Roman" w:hAnsi="Times New Roman" w:cs="Times New Roman"/>
          <w:sz w:val="20"/>
          <w:szCs w:val="20"/>
          <w:lang w:val="en-US"/>
        </w:rPr>
        <w:t xml:space="preserve"> road segment, as for example, a wildlife passage connected by</w:t>
      </w:r>
      <w:r>
        <w:rPr>
          <w:rFonts w:ascii="Times New Roman" w:eastAsia="Times New Roman" w:hAnsi="Times New Roman" w:cs="Times New Roman"/>
          <w:sz w:val="20"/>
          <w:szCs w:val="20"/>
          <w:lang w:val="en-US"/>
        </w:rPr>
        <w:t xml:space="preserve"> </w:t>
      </w:r>
      <w:r w:rsidRPr="00633A14">
        <w:rPr>
          <w:rFonts w:ascii="Times New Roman" w:eastAsia="Times New Roman" w:hAnsi="Times New Roman" w:cs="Times New Roman"/>
          <w:sz w:val="20"/>
          <w:szCs w:val="20"/>
          <w:lang w:val="en-US"/>
        </w:rPr>
        <w:t xml:space="preserve">funnel </w:t>
      </w:r>
      <w:r w:rsidRPr="00A93802">
        <w:rPr>
          <w:rFonts w:ascii="Times New Roman" w:eastAsia="Times New Roman" w:hAnsi="Times New Roman" w:cs="Times New Roman"/>
          <w:sz w:val="20"/>
          <w:szCs w:val="20"/>
          <w:lang w:val="en-US"/>
        </w:rPr>
        <w:t>fencing (Baxter-Gilbert et al., 2015, Gonçalves et al., 2017).</w:t>
      </w:r>
    </w:p>
    <w:p w14:paraId="6CEC1773" w14:textId="3D8CA13E" w:rsidR="00D73F4D" w:rsidRDefault="00E443BB" w:rsidP="00FF3E25">
      <w:pPr>
        <w:spacing w:after="0" w:line="240" w:lineRule="auto"/>
        <w:ind w:firstLine="720"/>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These analy</w:t>
      </w:r>
      <w:r w:rsidR="00213583">
        <w:rPr>
          <w:rFonts w:ascii="Times New Roman" w:eastAsia="Times New Roman" w:hAnsi="Times New Roman" w:cs="Times New Roman"/>
          <w:sz w:val="20"/>
          <w:szCs w:val="20"/>
          <w:lang w:val="en-US"/>
        </w:rPr>
        <w:t>s</w:t>
      </w:r>
      <w:r>
        <w:rPr>
          <w:rFonts w:ascii="Times New Roman" w:eastAsia="Times New Roman" w:hAnsi="Times New Roman" w:cs="Times New Roman"/>
          <w:sz w:val="20"/>
          <w:szCs w:val="20"/>
          <w:lang w:val="en-US"/>
        </w:rPr>
        <w:t>es</w:t>
      </w:r>
      <w:r w:rsidR="00D73F4D" w:rsidRPr="00D73F4D">
        <w:rPr>
          <w:rFonts w:ascii="Times New Roman" w:eastAsia="Times New Roman" w:hAnsi="Times New Roman" w:cs="Times New Roman"/>
          <w:sz w:val="20"/>
          <w:szCs w:val="20"/>
          <w:lang w:val="en-US"/>
        </w:rPr>
        <w:t xml:space="preserve"> w</w:t>
      </w:r>
      <w:r>
        <w:rPr>
          <w:rFonts w:ascii="Times New Roman" w:eastAsia="Times New Roman" w:hAnsi="Times New Roman" w:cs="Times New Roman"/>
          <w:sz w:val="20"/>
          <w:szCs w:val="20"/>
          <w:lang w:val="en-US"/>
        </w:rPr>
        <w:t>ere</w:t>
      </w:r>
      <w:r w:rsidR="00D73F4D" w:rsidRPr="00D73F4D">
        <w:rPr>
          <w:rFonts w:ascii="Times New Roman" w:eastAsia="Times New Roman" w:hAnsi="Times New Roman" w:cs="Times New Roman"/>
          <w:sz w:val="20"/>
          <w:szCs w:val="20"/>
          <w:lang w:val="en-US"/>
        </w:rPr>
        <w:t xml:space="preserve"> applied to the different taxonomic </w:t>
      </w:r>
      <w:r w:rsidR="0058323D">
        <w:rPr>
          <w:rFonts w:ascii="Times New Roman" w:eastAsia="Times New Roman" w:hAnsi="Times New Roman" w:cs="Times New Roman"/>
          <w:sz w:val="20"/>
          <w:szCs w:val="20"/>
          <w:lang w:val="en-US"/>
        </w:rPr>
        <w:t>road</w:t>
      </w:r>
      <w:r w:rsidR="00E05A4A">
        <w:rPr>
          <w:rFonts w:ascii="Times New Roman" w:eastAsia="Times New Roman" w:hAnsi="Times New Roman" w:cs="Times New Roman"/>
          <w:sz w:val="20"/>
          <w:szCs w:val="20"/>
          <w:lang w:val="en-US"/>
        </w:rPr>
        <w:t>-</w:t>
      </w:r>
      <w:r w:rsidR="0058323D">
        <w:rPr>
          <w:rFonts w:ascii="Times New Roman" w:eastAsia="Times New Roman" w:hAnsi="Times New Roman" w:cs="Times New Roman"/>
          <w:sz w:val="20"/>
          <w:szCs w:val="20"/>
          <w:lang w:val="en-US"/>
        </w:rPr>
        <w:t xml:space="preserve">kill </w:t>
      </w:r>
      <w:r w:rsidR="00D73F4D" w:rsidRPr="00D73F4D">
        <w:rPr>
          <w:rFonts w:ascii="Times New Roman" w:eastAsia="Times New Roman" w:hAnsi="Times New Roman" w:cs="Times New Roman"/>
          <w:sz w:val="20"/>
          <w:szCs w:val="20"/>
          <w:lang w:val="en-US"/>
        </w:rPr>
        <w:t xml:space="preserve">groups on </w:t>
      </w:r>
      <w:r w:rsidR="00D73F4D">
        <w:rPr>
          <w:rFonts w:ascii="Times New Roman" w:eastAsia="Times New Roman" w:hAnsi="Times New Roman" w:cs="Times New Roman"/>
          <w:sz w:val="20"/>
          <w:szCs w:val="20"/>
          <w:lang w:val="en-US"/>
        </w:rPr>
        <w:t>BR</w:t>
      </w:r>
      <w:r w:rsidR="003A3D2B">
        <w:rPr>
          <w:rFonts w:ascii="Times New Roman" w:eastAsia="Times New Roman" w:hAnsi="Times New Roman" w:cs="Times New Roman"/>
          <w:sz w:val="20"/>
          <w:szCs w:val="20"/>
          <w:lang w:val="en-US"/>
        </w:rPr>
        <w:t>-</w:t>
      </w:r>
      <w:r w:rsidR="00D73F4D">
        <w:rPr>
          <w:rFonts w:ascii="Times New Roman" w:eastAsia="Times New Roman" w:hAnsi="Times New Roman" w:cs="Times New Roman"/>
          <w:sz w:val="20"/>
          <w:szCs w:val="20"/>
          <w:lang w:val="en-US"/>
        </w:rPr>
        <w:t>122</w:t>
      </w:r>
      <w:r w:rsidR="00D73F4D" w:rsidRPr="00D73F4D">
        <w:rPr>
          <w:rFonts w:ascii="Times New Roman" w:eastAsia="Times New Roman" w:hAnsi="Times New Roman" w:cs="Times New Roman"/>
          <w:sz w:val="20"/>
          <w:szCs w:val="20"/>
          <w:lang w:val="en-US"/>
        </w:rPr>
        <w:t xml:space="preserve"> using the</w:t>
      </w:r>
      <w:r w:rsidR="00D73F4D">
        <w:rPr>
          <w:rFonts w:ascii="Times New Roman" w:eastAsia="Times New Roman" w:hAnsi="Times New Roman" w:cs="Times New Roman"/>
          <w:sz w:val="20"/>
          <w:szCs w:val="20"/>
          <w:lang w:val="en-US"/>
        </w:rPr>
        <w:t xml:space="preserve"> </w:t>
      </w:r>
      <w:r w:rsidR="00D73F4D" w:rsidRPr="00D73F4D">
        <w:rPr>
          <w:rFonts w:ascii="Times New Roman" w:eastAsia="Times New Roman" w:hAnsi="Times New Roman" w:cs="Times New Roman"/>
          <w:sz w:val="20"/>
          <w:szCs w:val="20"/>
          <w:lang w:val="en-US"/>
        </w:rPr>
        <w:t xml:space="preserve">program </w:t>
      </w:r>
      <w:proofErr w:type="spellStart"/>
      <w:r w:rsidR="00D73F4D" w:rsidRPr="00D73F4D">
        <w:rPr>
          <w:rFonts w:ascii="Times New Roman" w:eastAsia="Times New Roman" w:hAnsi="Times New Roman" w:cs="Times New Roman"/>
          <w:sz w:val="20"/>
          <w:szCs w:val="20"/>
          <w:lang w:val="en-US"/>
        </w:rPr>
        <w:t>Siriema</w:t>
      </w:r>
      <w:proofErr w:type="spellEnd"/>
      <w:r w:rsidR="00D73F4D" w:rsidRPr="00D73F4D">
        <w:rPr>
          <w:rFonts w:ascii="Times New Roman" w:eastAsia="Times New Roman" w:hAnsi="Times New Roman" w:cs="Times New Roman"/>
          <w:sz w:val="20"/>
          <w:szCs w:val="20"/>
          <w:lang w:val="en-US"/>
        </w:rPr>
        <w:t xml:space="preserve"> </w:t>
      </w:r>
      <w:r w:rsidR="00181D1B">
        <w:rPr>
          <w:rFonts w:ascii="Times New Roman" w:eastAsia="Times New Roman" w:hAnsi="Times New Roman" w:cs="Times New Roman"/>
          <w:sz w:val="20"/>
          <w:szCs w:val="20"/>
          <w:lang w:val="en-US"/>
        </w:rPr>
        <w:t>2</w:t>
      </w:r>
      <w:r w:rsidR="00D73F4D" w:rsidRPr="00D73F4D">
        <w:rPr>
          <w:rFonts w:ascii="Times New Roman" w:eastAsia="Times New Roman" w:hAnsi="Times New Roman" w:cs="Times New Roman"/>
          <w:sz w:val="20"/>
          <w:szCs w:val="20"/>
          <w:lang w:val="en-US"/>
        </w:rPr>
        <w:t>.0</w:t>
      </w:r>
      <w:r w:rsidR="007B2CE0">
        <w:rPr>
          <w:rFonts w:ascii="Times New Roman" w:eastAsia="Times New Roman" w:hAnsi="Times New Roman" w:cs="Times New Roman"/>
          <w:sz w:val="20"/>
          <w:szCs w:val="20"/>
          <w:lang w:val="en-US"/>
        </w:rPr>
        <w:t xml:space="preserve"> (Road Mortality Software)</w:t>
      </w:r>
      <w:r w:rsidR="00D73F4D" w:rsidRPr="00D73F4D">
        <w:rPr>
          <w:rFonts w:ascii="Times New Roman" w:eastAsia="Times New Roman" w:hAnsi="Times New Roman" w:cs="Times New Roman"/>
          <w:sz w:val="20"/>
          <w:szCs w:val="20"/>
          <w:lang w:val="en-US"/>
        </w:rPr>
        <w:t xml:space="preserve"> (Coelho et al.</w:t>
      </w:r>
      <w:r w:rsidR="00E5095E">
        <w:rPr>
          <w:rFonts w:ascii="Times New Roman" w:eastAsia="Times New Roman" w:hAnsi="Times New Roman" w:cs="Times New Roman"/>
          <w:sz w:val="20"/>
          <w:szCs w:val="20"/>
          <w:lang w:val="en-US"/>
        </w:rPr>
        <w:t>,</w:t>
      </w:r>
      <w:r w:rsidR="00D73F4D" w:rsidRPr="00D73F4D">
        <w:rPr>
          <w:rFonts w:ascii="Times New Roman" w:eastAsia="Times New Roman" w:hAnsi="Times New Roman" w:cs="Times New Roman"/>
          <w:sz w:val="20"/>
          <w:szCs w:val="20"/>
          <w:lang w:val="en-US"/>
        </w:rPr>
        <w:t xml:space="preserve"> 2006).</w:t>
      </w:r>
    </w:p>
    <w:p w14:paraId="4D2A3565" w14:textId="5BCF6B53" w:rsidR="001149F9" w:rsidRDefault="001149F9">
      <w:pPr>
        <w:spacing w:after="0" w:line="240" w:lineRule="auto"/>
        <w:ind w:firstLine="708"/>
        <w:jc w:val="both"/>
        <w:rPr>
          <w:rFonts w:ascii="Times New Roman" w:eastAsia="Times New Roman" w:hAnsi="Times New Roman" w:cs="Times New Roman"/>
          <w:sz w:val="20"/>
          <w:szCs w:val="20"/>
          <w:lang w:val="en-US"/>
        </w:rPr>
      </w:pPr>
    </w:p>
    <w:p w14:paraId="3F55477D" w14:textId="77777777" w:rsidR="001149F9" w:rsidRPr="006060C4" w:rsidRDefault="001149F9">
      <w:pPr>
        <w:spacing w:after="0" w:line="240" w:lineRule="auto"/>
        <w:ind w:firstLine="708"/>
        <w:jc w:val="both"/>
        <w:rPr>
          <w:rFonts w:ascii="Times New Roman" w:eastAsia="Times New Roman" w:hAnsi="Times New Roman" w:cs="Times New Roman"/>
          <w:sz w:val="20"/>
          <w:szCs w:val="20"/>
          <w:lang w:val="en-US"/>
        </w:rPr>
      </w:pPr>
    </w:p>
    <w:p w14:paraId="460B0D34" w14:textId="6DDAC051" w:rsidR="00E771BE" w:rsidRPr="006060C4" w:rsidRDefault="0008007E">
      <w:pPr>
        <w:spacing w:after="0" w:line="240" w:lineRule="auto"/>
        <w:jc w:val="both"/>
        <w:rPr>
          <w:rFonts w:ascii="Times New Roman" w:eastAsia="Times New Roman" w:hAnsi="Times New Roman" w:cs="Times New Roman"/>
          <w:b/>
          <w:sz w:val="20"/>
          <w:szCs w:val="20"/>
          <w:lang w:val="en-US"/>
        </w:rPr>
      </w:pPr>
      <w:r w:rsidRPr="006060C4">
        <w:rPr>
          <w:rFonts w:ascii="Times New Roman" w:eastAsia="Times New Roman" w:hAnsi="Times New Roman" w:cs="Times New Roman"/>
          <w:b/>
          <w:sz w:val="20"/>
          <w:szCs w:val="20"/>
          <w:lang w:val="en-US"/>
        </w:rPr>
        <w:t>4 RESULTS</w:t>
      </w:r>
    </w:p>
    <w:p w14:paraId="31066E84" w14:textId="77777777" w:rsidR="00E771BE" w:rsidRPr="006060C4" w:rsidRDefault="00E771BE">
      <w:pPr>
        <w:spacing w:after="0" w:line="240" w:lineRule="auto"/>
        <w:jc w:val="both"/>
        <w:rPr>
          <w:rFonts w:ascii="Times New Roman" w:eastAsia="Times New Roman" w:hAnsi="Times New Roman" w:cs="Times New Roman"/>
          <w:b/>
          <w:sz w:val="20"/>
          <w:szCs w:val="20"/>
          <w:lang w:val="en-US"/>
        </w:rPr>
      </w:pPr>
    </w:p>
    <w:p w14:paraId="5ECA83A3" w14:textId="7FA7DAA8" w:rsidR="00E771BE" w:rsidRPr="006060C4" w:rsidRDefault="0058323D">
      <w:pPr>
        <w:spacing w:after="0" w:line="240" w:lineRule="auto"/>
        <w:ind w:firstLine="708"/>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V</w:t>
      </w:r>
      <w:r w:rsidR="00BE1F12">
        <w:rPr>
          <w:rFonts w:ascii="Times New Roman" w:eastAsia="Times New Roman" w:hAnsi="Times New Roman" w:cs="Times New Roman"/>
          <w:sz w:val="20"/>
          <w:szCs w:val="20"/>
          <w:lang w:val="en-US"/>
        </w:rPr>
        <w:t>ertebrate</w:t>
      </w:r>
      <w:r w:rsidR="00BE1F12" w:rsidRPr="006060C4">
        <w:rPr>
          <w:rFonts w:ascii="Times New Roman" w:eastAsia="Times New Roman" w:hAnsi="Times New Roman" w:cs="Times New Roman"/>
          <w:sz w:val="20"/>
          <w:szCs w:val="20"/>
          <w:lang w:val="en-US"/>
        </w:rPr>
        <w:t xml:space="preserve"> </w:t>
      </w:r>
      <w:proofErr w:type="gramStart"/>
      <w:r>
        <w:rPr>
          <w:rFonts w:ascii="Times New Roman" w:eastAsia="Times New Roman" w:hAnsi="Times New Roman" w:cs="Times New Roman"/>
          <w:sz w:val="20"/>
          <w:szCs w:val="20"/>
          <w:lang w:val="en-US"/>
        </w:rPr>
        <w:t>road</w:t>
      </w:r>
      <w:r w:rsidR="00E05A4A">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kill</w:t>
      </w:r>
      <w:proofErr w:type="gramEnd"/>
      <w:r>
        <w:rPr>
          <w:rFonts w:ascii="Times New Roman" w:eastAsia="Times New Roman" w:hAnsi="Times New Roman" w:cs="Times New Roman"/>
          <w:sz w:val="20"/>
          <w:szCs w:val="20"/>
          <w:lang w:val="en-US"/>
        </w:rPr>
        <w:t xml:space="preserve"> </w:t>
      </w:r>
      <w:r w:rsidR="00527DCE" w:rsidRPr="006060C4">
        <w:rPr>
          <w:rFonts w:ascii="Times New Roman" w:eastAsia="Times New Roman" w:hAnsi="Times New Roman" w:cs="Times New Roman"/>
          <w:sz w:val="20"/>
          <w:szCs w:val="20"/>
          <w:lang w:val="en-US"/>
        </w:rPr>
        <w:t xml:space="preserve">was higher in the rainy season, yet with different results for each taxon. Despite being an area with high anthropogenic disturbance, almost </w:t>
      </w:r>
      <w:r w:rsidR="00527CC6">
        <w:rPr>
          <w:rFonts w:ascii="Times New Roman" w:eastAsia="Times New Roman" w:hAnsi="Times New Roman" w:cs="Times New Roman"/>
          <w:sz w:val="20"/>
          <w:szCs w:val="20"/>
          <w:lang w:val="en-US"/>
        </w:rPr>
        <w:t>95</w:t>
      </w:r>
      <w:r w:rsidR="00527DCE" w:rsidRPr="006060C4">
        <w:rPr>
          <w:rFonts w:ascii="Times New Roman" w:eastAsia="Times New Roman" w:hAnsi="Times New Roman" w:cs="Times New Roman"/>
          <w:sz w:val="20"/>
          <w:szCs w:val="20"/>
          <w:lang w:val="en-US"/>
        </w:rPr>
        <w:t>% of the road-killed were wild</w:t>
      </w:r>
      <w:r w:rsidR="009B593F">
        <w:rPr>
          <w:rFonts w:ascii="Times New Roman" w:eastAsia="Times New Roman" w:hAnsi="Times New Roman" w:cs="Times New Roman"/>
          <w:sz w:val="20"/>
          <w:szCs w:val="20"/>
          <w:lang w:val="en-US"/>
        </w:rPr>
        <w:t>life</w:t>
      </w:r>
      <w:r w:rsidR="00527DCE" w:rsidRPr="006060C4">
        <w:rPr>
          <w:rFonts w:ascii="Times New Roman" w:eastAsia="Times New Roman" w:hAnsi="Times New Roman" w:cs="Times New Roman"/>
          <w:sz w:val="20"/>
          <w:szCs w:val="20"/>
          <w:lang w:val="en-US"/>
        </w:rPr>
        <w:t xml:space="preserve">. </w:t>
      </w:r>
      <w:r w:rsidR="003518A2">
        <w:rPr>
          <w:rFonts w:ascii="Times New Roman" w:eastAsia="Times New Roman" w:hAnsi="Times New Roman" w:cs="Times New Roman"/>
          <w:sz w:val="20"/>
          <w:szCs w:val="20"/>
          <w:lang w:val="en-US"/>
        </w:rPr>
        <w:t>We found one hotspot for all groups</w:t>
      </w:r>
      <w:r w:rsidR="00527DCE" w:rsidRPr="006060C4">
        <w:rPr>
          <w:rFonts w:ascii="Times New Roman" w:eastAsia="Times New Roman" w:hAnsi="Times New Roman" w:cs="Times New Roman"/>
          <w:sz w:val="20"/>
          <w:szCs w:val="20"/>
          <w:lang w:val="en-US"/>
        </w:rPr>
        <w:t>.</w:t>
      </w:r>
    </w:p>
    <w:p w14:paraId="1A28DB36" w14:textId="77777777" w:rsidR="00E771BE" w:rsidRPr="006060C4" w:rsidRDefault="00E771BE">
      <w:pPr>
        <w:spacing w:after="0" w:line="240" w:lineRule="auto"/>
        <w:ind w:firstLine="708"/>
        <w:jc w:val="both"/>
        <w:rPr>
          <w:rFonts w:ascii="Times New Roman" w:eastAsia="Times New Roman" w:hAnsi="Times New Roman" w:cs="Times New Roman"/>
          <w:sz w:val="20"/>
          <w:szCs w:val="20"/>
          <w:lang w:val="en-US"/>
        </w:rPr>
      </w:pPr>
    </w:p>
    <w:p w14:paraId="2C6E55AC" w14:textId="6BE60926" w:rsidR="00E771BE" w:rsidRPr="0046289F" w:rsidRDefault="00527DCE">
      <w:pPr>
        <w:spacing w:after="0" w:line="240" w:lineRule="auto"/>
        <w:jc w:val="both"/>
        <w:rPr>
          <w:rFonts w:ascii="Times New Roman" w:eastAsia="Times New Roman" w:hAnsi="Times New Roman" w:cs="Times New Roman"/>
          <w:b/>
          <w:bCs/>
          <w:iCs/>
          <w:sz w:val="20"/>
          <w:szCs w:val="20"/>
          <w:lang w:val="en-US"/>
        </w:rPr>
      </w:pPr>
      <w:r w:rsidRPr="0046289F">
        <w:rPr>
          <w:rFonts w:ascii="Times New Roman" w:eastAsia="Times New Roman" w:hAnsi="Times New Roman" w:cs="Times New Roman"/>
          <w:b/>
          <w:bCs/>
          <w:iCs/>
          <w:sz w:val="20"/>
          <w:szCs w:val="20"/>
          <w:lang w:val="en-US"/>
        </w:rPr>
        <w:t xml:space="preserve">4.1 </w:t>
      </w:r>
      <w:r w:rsidR="00300B5A">
        <w:rPr>
          <w:rFonts w:ascii="Times New Roman" w:eastAsia="Times New Roman" w:hAnsi="Times New Roman" w:cs="Times New Roman"/>
          <w:b/>
          <w:bCs/>
          <w:iCs/>
          <w:sz w:val="20"/>
          <w:szCs w:val="20"/>
          <w:lang w:val="en-US"/>
        </w:rPr>
        <w:t>Road-kill</w:t>
      </w:r>
      <w:r w:rsidRPr="0046289F">
        <w:rPr>
          <w:rFonts w:ascii="Times New Roman" w:eastAsia="Times New Roman" w:hAnsi="Times New Roman" w:cs="Times New Roman"/>
          <w:b/>
          <w:bCs/>
          <w:iCs/>
          <w:sz w:val="20"/>
          <w:szCs w:val="20"/>
          <w:lang w:val="en-US"/>
        </w:rPr>
        <w:t xml:space="preserve"> </w:t>
      </w:r>
      <w:r w:rsidR="007D536B">
        <w:rPr>
          <w:rFonts w:ascii="Times New Roman" w:eastAsia="Times New Roman" w:hAnsi="Times New Roman" w:cs="Times New Roman"/>
          <w:b/>
          <w:bCs/>
          <w:iCs/>
          <w:sz w:val="20"/>
          <w:szCs w:val="20"/>
          <w:lang w:val="en-US"/>
        </w:rPr>
        <w:t xml:space="preserve">mortality </w:t>
      </w:r>
      <w:r w:rsidRPr="0046289F">
        <w:rPr>
          <w:rFonts w:ascii="Times New Roman" w:eastAsia="Times New Roman" w:hAnsi="Times New Roman" w:cs="Times New Roman"/>
          <w:b/>
          <w:bCs/>
          <w:iCs/>
          <w:sz w:val="20"/>
          <w:szCs w:val="20"/>
          <w:lang w:val="en-US"/>
        </w:rPr>
        <w:t>rate</w:t>
      </w:r>
    </w:p>
    <w:p w14:paraId="1FD98406" w14:textId="77777777" w:rsidR="00E771BE" w:rsidRPr="006060C4" w:rsidRDefault="00E771BE">
      <w:pPr>
        <w:spacing w:after="0" w:line="240" w:lineRule="auto"/>
        <w:ind w:firstLine="708"/>
        <w:jc w:val="both"/>
        <w:rPr>
          <w:rFonts w:ascii="Times New Roman" w:eastAsia="Times New Roman" w:hAnsi="Times New Roman" w:cs="Times New Roman"/>
          <w:sz w:val="20"/>
          <w:szCs w:val="20"/>
          <w:lang w:val="en-US"/>
        </w:rPr>
      </w:pPr>
    </w:p>
    <w:p w14:paraId="76AA9A2A" w14:textId="35A960C7" w:rsidR="00E771BE" w:rsidRPr="006060C4" w:rsidRDefault="00527DCE">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In 36 inspections </w:t>
      </w:r>
      <w:r w:rsidR="009B593F">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1,440 km</w:t>
      </w:r>
      <w:r w:rsidR="009B593F">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t>covered</w:t>
      </w:r>
      <w:r w:rsidR="009B593F">
        <w:rPr>
          <w:rFonts w:ascii="Times New Roman" w:eastAsia="Times New Roman" w:hAnsi="Times New Roman" w:cs="Times New Roman"/>
          <w:sz w:val="20"/>
          <w:szCs w:val="20"/>
          <w:lang w:val="en-US"/>
        </w:rPr>
        <w:t>), we recorded</w:t>
      </w:r>
      <w:r w:rsidRPr="006060C4">
        <w:rPr>
          <w:rFonts w:ascii="Times New Roman" w:eastAsia="Times New Roman" w:hAnsi="Times New Roman" w:cs="Times New Roman"/>
          <w:sz w:val="20"/>
          <w:szCs w:val="20"/>
          <w:lang w:val="en-US"/>
        </w:rPr>
        <w:t xml:space="preserve"> 570 vertebrate death</w:t>
      </w:r>
      <w:r w:rsidR="00F8537B">
        <w:rPr>
          <w:rFonts w:ascii="Times New Roman" w:eastAsia="Times New Roman" w:hAnsi="Times New Roman" w:cs="Times New Roman"/>
          <w:sz w:val="20"/>
          <w:szCs w:val="20"/>
          <w:lang w:val="en-US"/>
        </w:rPr>
        <w:t>s</w:t>
      </w:r>
      <w:r w:rsidRPr="006060C4">
        <w:rPr>
          <w:rFonts w:ascii="Times New Roman" w:eastAsia="Times New Roman" w:hAnsi="Times New Roman" w:cs="Times New Roman"/>
          <w:sz w:val="20"/>
          <w:szCs w:val="20"/>
          <w:lang w:val="en-US"/>
        </w:rPr>
        <w:t xml:space="preserve"> (</w:t>
      </w:r>
      <w:r w:rsidR="008120F8">
        <w:rPr>
          <w:rFonts w:ascii="Times New Roman" w:eastAsia="Times New Roman" w:hAnsi="Times New Roman" w:cs="Times New Roman"/>
          <w:sz w:val="20"/>
          <w:szCs w:val="20"/>
          <w:lang w:val="en-US"/>
        </w:rPr>
        <w:t>189</w:t>
      </w:r>
      <w:r w:rsidRPr="006060C4">
        <w:rPr>
          <w:rFonts w:ascii="Times New Roman" w:eastAsia="Times New Roman" w:hAnsi="Times New Roman" w:cs="Times New Roman"/>
          <w:sz w:val="20"/>
          <w:szCs w:val="20"/>
          <w:lang w:val="en-US"/>
        </w:rPr>
        <w:t xml:space="preserve"> ind.km</w:t>
      </w:r>
      <w:r w:rsidRPr="006060C4">
        <w:rPr>
          <w:rFonts w:ascii="Times New Roman" w:eastAsia="Times New Roman" w:hAnsi="Times New Roman" w:cs="Times New Roman"/>
          <w:sz w:val="20"/>
          <w:szCs w:val="20"/>
          <w:vertAlign w:val="superscript"/>
          <w:lang w:val="en-US"/>
        </w:rPr>
        <w:t>-</w:t>
      </w:r>
      <w:proofErr w:type="gramStart"/>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w:t>
      </w:r>
      <w:r w:rsidR="001149F9">
        <w:rPr>
          <w:rFonts w:ascii="Times New Roman" w:eastAsia="Times New Roman" w:hAnsi="Times New Roman" w:cs="Times New Roman"/>
          <w:sz w:val="20"/>
          <w:szCs w:val="20"/>
          <w:lang w:val="en-US"/>
        </w:rPr>
        <w:t>year</w:t>
      </w:r>
      <w:proofErr w:type="gramEnd"/>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 represented by 53 species (</w:t>
      </w:r>
      <w:r w:rsidR="00D17A36">
        <w:rPr>
          <w:rFonts w:ascii="Times New Roman" w:eastAsia="Times New Roman" w:hAnsi="Times New Roman" w:cs="Times New Roman"/>
          <w:sz w:val="20"/>
          <w:szCs w:val="20"/>
          <w:lang w:val="en-US"/>
        </w:rPr>
        <w:t xml:space="preserve">Appendix </w:t>
      </w:r>
      <w:r w:rsidR="00803E4B">
        <w:rPr>
          <w:rFonts w:ascii="Times New Roman" w:eastAsia="Times New Roman" w:hAnsi="Times New Roman" w:cs="Times New Roman"/>
          <w:sz w:val="20"/>
          <w:szCs w:val="20"/>
          <w:lang w:val="en-US"/>
        </w:rPr>
        <w:t>S2</w:t>
      </w:r>
      <w:r w:rsidRPr="006060C4">
        <w:rPr>
          <w:rFonts w:ascii="Times New Roman" w:eastAsia="Times New Roman" w:hAnsi="Times New Roman" w:cs="Times New Roman"/>
          <w:sz w:val="20"/>
          <w:szCs w:val="20"/>
          <w:lang w:val="en-US"/>
        </w:rPr>
        <w:t>). Among these records, 304 were from the amphibian taxon (</w:t>
      </w:r>
      <w:r w:rsidR="008120F8">
        <w:rPr>
          <w:rFonts w:ascii="Times New Roman" w:eastAsia="Times New Roman" w:hAnsi="Times New Roman" w:cs="Times New Roman"/>
          <w:sz w:val="20"/>
          <w:szCs w:val="20"/>
          <w:lang w:val="en-US"/>
        </w:rPr>
        <w:t>32.4</w:t>
      </w:r>
      <w:r w:rsidRPr="006060C4">
        <w:rPr>
          <w:rFonts w:ascii="Times New Roman" w:eastAsia="Times New Roman" w:hAnsi="Times New Roman" w:cs="Times New Roman"/>
          <w:sz w:val="20"/>
          <w:szCs w:val="20"/>
          <w:lang w:val="en-US"/>
        </w:rPr>
        <w:t xml:space="preserve"> ind.km</w:t>
      </w:r>
      <w:r w:rsidRPr="006060C4">
        <w:rPr>
          <w:rFonts w:ascii="Times New Roman" w:eastAsia="Times New Roman" w:hAnsi="Times New Roman" w:cs="Times New Roman"/>
          <w:sz w:val="20"/>
          <w:szCs w:val="20"/>
          <w:vertAlign w:val="superscript"/>
          <w:lang w:val="en-US"/>
        </w:rPr>
        <w:t>-</w:t>
      </w:r>
      <w:proofErr w:type="gramStart"/>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w:t>
      </w:r>
      <w:r w:rsidR="001149F9">
        <w:rPr>
          <w:rFonts w:ascii="Times New Roman" w:eastAsia="Times New Roman" w:hAnsi="Times New Roman" w:cs="Times New Roman"/>
          <w:sz w:val="20"/>
          <w:szCs w:val="20"/>
          <w:lang w:val="en-US"/>
        </w:rPr>
        <w:t>month</w:t>
      </w:r>
      <w:proofErr w:type="gramEnd"/>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 all of the Anura order, followed by birds</w:t>
      </w:r>
      <w:r w:rsidR="00C32A53">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with 105 (</w:t>
      </w:r>
      <w:r w:rsidR="008120F8">
        <w:rPr>
          <w:rFonts w:ascii="Times New Roman" w:eastAsia="Times New Roman" w:hAnsi="Times New Roman" w:cs="Times New Roman"/>
          <w:sz w:val="20"/>
          <w:szCs w:val="20"/>
          <w:lang w:val="en-US"/>
        </w:rPr>
        <w:t>15.9</w:t>
      </w:r>
      <w:r w:rsidRPr="006060C4">
        <w:rPr>
          <w:rFonts w:ascii="Times New Roman" w:eastAsia="Times New Roman" w:hAnsi="Times New Roman" w:cs="Times New Roman"/>
          <w:sz w:val="20"/>
          <w:szCs w:val="20"/>
          <w:lang w:val="en-US"/>
        </w:rPr>
        <w:t xml:space="preserve"> ind.km</w:t>
      </w:r>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w:t>
      </w:r>
      <w:r w:rsidR="001149F9">
        <w:rPr>
          <w:rFonts w:ascii="Times New Roman" w:eastAsia="Times New Roman" w:hAnsi="Times New Roman" w:cs="Times New Roman"/>
          <w:sz w:val="20"/>
          <w:szCs w:val="20"/>
          <w:lang w:val="en-US"/>
        </w:rPr>
        <w:t>month</w:t>
      </w:r>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w:t>
      </w:r>
      <w:r w:rsidR="00C32A53">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and reptiles</w:t>
      </w:r>
      <w:r w:rsidR="00EF7481">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with 83 individuals (</w:t>
      </w:r>
      <w:r w:rsidR="008120F8">
        <w:rPr>
          <w:rFonts w:ascii="Times New Roman" w:eastAsia="Times New Roman" w:hAnsi="Times New Roman" w:cs="Times New Roman"/>
          <w:sz w:val="20"/>
          <w:szCs w:val="20"/>
          <w:lang w:val="en-US"/>
        </w:rPr>
        <w:t>2.70</w:t>
      </w:r>
      <w:r w:rsidRPr="006060C4">
        <w:rPr>
          <w:rFonts w:ascii="Times New Roman" w:eastAsia="Times New Roman" w:hAnsi="Times New Roman" w:cs="Times New Roman"/>
          <w:sz w:val="20"/>
          <w:szCs w:val="20"/>
          <w:lang w:val="en-US"/>
        </w:rPr>
        <w:t xml:space="preserve"> ind.km</w:t>
      </w:r>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w:t>
      </w:r>
      <w:r w:rsidR="001149F9">
        <w:rPr>
          <w:rFonts w:ascii="Times New Roman" w:eastAsia="Times New Roman" w:hAnsi="Times New Roman" w:cs="Times New Roman"/>
          <w:sz w:val="20"/>
          <w:szCs w:val="20"/>
          <w:lang w:val="en-US"/>
        </w:rPr>
        <w:t>month</w:t>
      </w:r>
      <w:r w:rsidR="001149F9" w:rsidRPr="006060C4">
        <w:rPr>
          <w:rFonts w:ascii="Times New Roman" w:eastAsia="Times New Roman" w:hAnsi="Times New Roman" w:cs="Times New Roman"/>
          <w:sz w:val="20"/>
          <w:szCs w:val="20"/>
          <w:vertAlign w:val="superscript"/>
          <w:lang w:val="en-US"/>
        </w:rPr>
        <w:t xml:space="preserve"> </w:t>
      </w:r>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 and by mammals</w:t>
      </w:r>
      <w:r w:rsidR="004215F1">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with 78 death</w:t>
      </w:r>
      <w:r w:rsidR="004215F1">
        <w:rPr>
          <w:rFonts w:ascii="Times New Roman" w:eastAsia="Times New Roman" w:hAnsi="Times New Roman" w:cs="Times New Roman"/>
          <w:sz w:val="20"/>
          <w:szCs w:val="20"/>
          <w:lang w:val="en-US"/>
        </w:rPr>
        <w:t>s</w:t>
      </w:r>
      <w:r w:rsidRPr="006060C4">
        <w:rPr>
          <w:rFonts w:ascii="Times New Roman" w:eastAsia="Times New Roman" w:hAnsi="Times New Roman" w:cs="Times New Roman"/>
          <w:sz w:val="20"/>
          <w:szCs w:val="20"/>
          <w:lang w:val="en-US"/>
        </w:rPr>
        <w:t xml:space="preserve"> (</w:t>
      </w:r>
      <w:r w:rsidR="008120F8">
        <w:rPr>
          <w:rFonts w:ascii="Times New Roman" w:eastAsia="Times New Roman" w:hAnsi="Times New Roman" w:cs="Times New Roman"/>
          <w:sz w:val="20"/>
          <w:szCs w:val="20"/>
          <w:lang w:val="en-US"/>
        </w:rPr>
        <w:t>1.50</w:t>
      </w:r>
      <w:r w:rsidRPr="006060C4">
        <w:rPr>
          <w:rFonts w:ascii="Times New Roman" w:eastAsia="Times New Roman" w:hAnsi="Times New Roman" w:cs="Times New Roman"/>
          <w:sz w:val="20"/>
          <w:szCs w:val="20"/>
          <w:lang w:val="en-US"/>
        </w:rPr>
        <w:t xml:space="preserve"> ind.km</w:t>
      </w:r>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w:t>
      </w:r>
      <w:r w:rsidR="001149F9">
        <w:rPr>
          <w:rFonts w:ascii="Times New Roman" w:eastAsia="Times New Roman" w:hAnsi="Times New Roman" w:cs="Times New Roman"/>
          <w:sz w:val="20"/>
          <w:szCs w:val="20"/>
          <w:lang w:val="en-US"/>
        </w:rPr>
        <w:t>month</w:t>
      </w:r>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 xml:space="preserve">), mostly </w:t>
      </w:r>
      <w:r w:rsidRPr="003E3BB4">
        <w:rPr>
          <w:rFonts w:ascii="Times New Roman" w:eastAsia="Times New Roman" w:hAnsi="Times New Roman" w:cs="Times New Roman"/>
          <w:i/>
          <w:iCs/>
          <w:sz w:val="20"/>
          <w:szCs w:val="20"/>
          <w:lang w:val="en-US"/>
        </w:rPr>
        <w:t xml:space="preserve">C. </w:t>
      </w:r>
      <w:proofErr w:type="spellStart"/>
      <w:r w:rsidRPr="003E3BB4">
        <w:rPr>
          <w:rFonts w:ascii="Times New Roman" w:eastAsia="Times New Roman" w:hAnsi="Times New Roman" w:cs="Times New Roman"/>
          <w:i/>
          <w:iCs/>
          <w:sz w:val="20"/>
          <w:szCs w:val="20"/>
          <w:lang w:val="en-US"/>
        </w:rPr>
        <w:t>thous</w:t>
      </w:r>
      <w:proofErr w:type="spellEnd"/>
      <w:r w:rsidRPr="006060C4">
        <w:rPr>
          <w:rFonts w:ascii="Times New Roman" w:eastAsia="Times New Roman" w:hAnsi="Times New Roman" w:cs="Times New Roman"/>
          <w:sz w:val="20"/>
          <w:szCs w:val="20"/>
          <w:lang w:val="en-US"/>
        </w:rPr>
        <w:t xml:space="preserve"> (Fig. </w:t>
      </w:r>
      <w:r w:rsidR="00FE1A67">
        <w:rPr>
          <w:rFonts w:ascii="Times New Roman" w:eastAsia="Times New Roman" w:hAnsi="Times New Roman" w:cs="Times New Roman"/>
          <w:sz w:val="20"/>
          <w:szCs w:val="20"/>
          <w:lang w:val="en-US"/>
        </w:rPr>
        <w:t>2</w:t>
      </w:r>
      <w:r w:rsidRPr="006060C4">
        <w:rPr>
          <w:rFonts w:ascii="Times New Roman" w:eastAsia="Times New Roman" w:hAnsi="Times New Roman" w:cs="Times New Roman"/>
          <w:sz w:val="20"/>
          <w:szCs w:val="20"/>
          <w:lang w:val="en-US"/>
        </w:rPr>
        <w:t xml:space="preserve">a). The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w:t>
      </w:r>
      <w:r w:rsidR="007D536B">
        <w:rPr>
          <w:rFonts w:ascii="Times New Roman" w:eastAsia="Times New Roman" w:hAnsi="Times New Roman" w:cs="Times New Roman"/>
          <w:sz w:val="20"/>
          <w:szCs w:val="20"/>
          <w:lang w:val="en-US"/>
        </w:rPr>
        <w:t xml:space="preserve">mortality </w:t>
      </w:r>
      <w:r w:rsidRPr="006060C4">
        <w:rPr>
          <w:rFonts w:ascii="Times New Roman" w:eastAsia="Times New Roman" w:hAnsi="Times New Roman" w:cs="Times New Roman"/>
          <w:sz w:val="20"/>
          <w:szCs w:val="20"/>
          <w:lang w:val="en-US"/>
        </w:rPr>
        <w:t xml:space="preserve">rate by ecological group was higher in the </w:t>
      </w:r>
      <w:r w:rsidRPr="004D513F">
        <w:rPr>
          <w:rFonts w:ascii="Times New Roman" w:eastAsia="Times New Roman" w:hAnsi="Times New Roman" w:cs="Times New Roman"/>
          <w:i/>
          <w:iCs/>
          <w:sz w:val="20"/>
          <w:szCs w:val="20"/>
          <w:lang w:val="en-US"/>
        </w:rPr>
        <w:t>Bird 2</w:t>
      </w:r>
      <w:r w:rsidRPr="006060C4">
        <w:rPr>
          <w:rFonts w:ascii="Times New Roman" w:eastAsia="Times New Roman" w:hAnsi="Times New Roman" w:cs="Times New Roman"/>
          <w:sz w:val="20"/>
          <w:szCs w:val="20"/>
          <w:lang w:val="en-US"/>
        </w:rPr>
        <w:t xml:space="preserve">, </w:t>
      </w:r>
      <w:r w:rsidRPr="004D513F">
        <w:rPr>
          <w:rFonts w:ascii="Times New Roman" w:eastAsia="Times New Roman" w:hAnsi="Times New Roman" w:cs="Times New Roman"/>
          <w:i/>
          <w:iCs/>
          <w:sz w:val="20"/>
          <w:szCs w:val="20"/>
          <w:lang w:val="en-US"/>
        </w:rPr>
        <w:t>Bird 3</w:t>
      </w:r>
      <w:r w:rsidRPr="006060C4">
        <w:rPr>
          <w:rFonts w:ascii="Times New Roman" w:eastAsia="Times New Roman" w:hAnsi="Times New Roman" w:cs="Times New Roman"/>
          <w:sz w:val="20"/>
          <w:szCs w:val="20"/>
          <w:lang w:val="en-US"/>
        </w:rPr>
        <w:t xml:space="preserve">, </w:t>
      </w:r>
      <w:r w:rsidRPr="004D513F">
        <w:rPr>
          <w:rFonts w:ascii="Times New Roman" w:eastAsia="Times New Roman" w:hAnsi="Times New Roman" w:cs="Times New Roman"/>
          <w:i/>
          <w:iCs/>
          <w:sz w:val="20"/>
          <w:szCs w:val="20"/>
          <w:lang w:val="en-US"/>
        </w:rPr>
        <w:t xml:space="preserve">Rep </w:t>
      </w:r>
      <w:proofErr w:type="gramStart"/>
      <w:r w:rsidRPr="004D513F">
        <w:rPr>
          <w:rFonts w:ascii="Times New Roman" w:eastAsia="Times New Roman" w:hAnsi="Times New Roman" w:cs="Times New Roman"/>
          <w:i/>
          <w:iCs/>
          <w:sz w:val="20"/>
          <w:szCs w:val="20"/>
          <w:lang w:val="en-US"/>
        </w:rPr>
        <w:t>1</w:t>
      </w:r>
      <w:proofErr w:type="gramEnd"/>
      <w:r w:rsidRPr="006060C4">
        <w:rPr>
          <w:rFonts w:ascii="Times New Roman" w:eastAsia="Times New Roman" w:hAnsi="Times New Roman" w:cs="Times New Roman"/>
          <w:sz w:val="20"/>
          <w:szCs w:val="20"/>
          <w:lang w:val="en-US"/>
        </w:rPr>
        <w:t xml:space="preserve"> and </w:t>
      </w:r>
      <w:proofErr w:type="spellStart"/>
      <w:r w:rsidRPr="004D513F">
        <w:rPr>
          <w:rFonts w:ascii="Times New Roman" w:eastAsia="Times New Roman" w:hAnsi="Times New Roman" w:cs="Times New Roman"/>
          <w:i/>
          <w:iCs/>
          <w:sz w:val="20"/>
          <w:szCs w:val="20"/>
          <w:lang w:val="en-US"/>
        </w:rPr>
        <w:t>Mam</w:t>
      </w:r>
      <w:proofErr w:type="spellEnd"/>
      <w:r w:rsidRPr="004D513F">
        <w:rPr>
          <w:rFonts w:ascii="Times New Roman" w:eastAsia="Times New Roman" w:hAnsi="Times New Roman" w:cs="Times New Roman"/>
          <w:i/>
          <w:iCs/>
          <w:sz w:val="20"/>
          <w:szCs w:val="20"/>
          <w:lang w:val="en-US"/>
        </w:rPr>
        <w:t xml:space="preserve"> 1</w:t>
      </w:r>
      <w:r w:rsidRPr="006060C4">
        <w:rPr>
          <w:rFonts w:ascii="Times New Roman" w:eastAsia="Times New Roman" w:hAnsi="Times New Roman" w:cs="Times New Roman"/>
          <w:sz w:val="20"/>
          <w:szCs w:val="20"/>
          <w:lang w:val="en-US"/>
        </w:rPr>
        <w:t xml:space="preserve"> (Fig. </w:t>
      </w:r>
      <w:r w:rsidR="00FE1A67">
        <w:rPr>
          <w:rFonts w:ascii="Times New Roman" w:eastAsia="Times New Roman" w:hAnsi="Times New Roman" w:cs="Times New Roman"/>
          <w:sz w:val="20"/>
          <w:szCs w:val="20"/>
          <w:lang w:val="en-US"/>
        </w:rPr>
        <w:t>2</w:t>
      </w:r>
      <w:r w:rsidRPr="006060C4">
        <w:rPr>
          <w:rFonts w:ascii="Times New Roman" w:eastAsia="Times New Roman" w:hAnsi="Times New Roman" w:cs="Times New Roman"/>
          <w:sz w:val="20"/>
          <w:szCs w:val="20"/>
          <w:lang w:val="en-US"/>
        </w:rPr>
        <w:t>b)</w:t>
      </w:r>
      <w:r w:rsidR="008F1714">
        <w:rPr>
          <w:rFonts w:ascii="Times New Roman" w:eastAsia="Times New Roman" w:hAnsi="Times New Roman" w:cs="Times New Roman"/>
          <w:sz w:val="20"/>
          <w:szCs w:val="20"/>
          <w:lang w:val="en-US"/>
        </w:rPr>
        <w:t xml:space="preserve"> groups</w:t>
      </w:r>
      <w:r w:rsidRPr="006060C4">
        <w:rPr>
          <w:rFonts w:ascii="Times New Roman" w:eastAsia="Times New Roman" w:hAnsi="Times New Roman" w:cs="Times New Roman"/>
          <w:sz w:val="20"/>
          <w:szCs w:val="20"/>
          <w:lang w:val="en-US"/>
        </w:rPr>
        <w:t xml:space="preserve">. In the size category, 237 individuals represented the </w:t>
      </w:r>
      <w:r w:rsidRPr="004D513F">
        <w:rPr>
          <w:rFonts w:ascii="Times New Roman" w:eastAsia="Times New Roman" w:hAnsi="Times New Roman" w:cs="Times New Roman"/>
          <w:i/>
          <w:iCs/>
          <w:sz w:val="20"/>
          <w:szCs w:val="20"/>
          <w:lang w:val="en-US"/>
        </w:rPr>
        <w:t>IND B</w:t>
      </w:r>
      <w:r w:rsidRPr="006060C4">
        <w:rPr>
          <w:rFonts w:ascii="Times New Roman" w:eastAsia="Times New Roman" w:hAnsi="Times New Roman" w:cs="Times New Roman"/>
          <w:sz w:val="20"/>
          <w:szCs w:val="20"/>
          <w:lang w:val="en-US"/>
        </w:rPr>
        <w:t xml:space="preserve"> group (</w:t>
      </w:r>
      <w:r w:rsidR="008120F8">
        <w:rPr>
          <w:rFonts w:ascii="Times New Roman" w:eastAsia="Times New Roman" w:hAnsi="Times New Roman" w:cs="Times New Roman"/>
          <w:sz w:val="20"/>
          <w:szCs w:val="20"/>
          <w:lang w:val="en-US"/>
        </w:rPr>
        <w:t>4.8</w:t>
      </w:r>
      <w:r w:rsidRPr="006060C4">
        <w:rPr>
          <w:rFonts w:ascii="Times New Roman" w:eastAsia="Times New Roman" w:hAnsi="Times New Roman" w:cs="Times New Roman"/>
          <w:sz w:val="20"/>
          <w:szCs w:val="20"/>
          <w:lang w:val="en-US"/>
        </w:rPr>
        <w:t xml:space="preserve"> ind.km</w:t>
      </w:r>
      <w:r w:rsidRPr="006060C4">
        <w:rPr>
          <w:rFonts w:ascii="Times New Roman" w:eastAsia="Times New Roman" w:hAnsi="Times New Roman" w:cs="Times New Roman"/>
          <w:sz w:val="20"/>
          <w:szCs w:val="20"/>
          <w:vertAlign w:val="superscript"/>
          <w:lang w:val="en-US"/>
        </w:rPr>
        <w:t>-</w:t>
      </w:r>
      <w:proofErr w:type="gramStart"/>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w:t>
      </w:r>
      <w:r w:rsidR="001149F9">
        <w:rPr>
          <w:rFonts w:ascii="Times New Roman" w:eastAsia="Times New Roman" w:hAnsi="Times New Roman" w:cs="Times New Roman"/>
          <w:sz w:val="20"/>
          <w:szCs w:val="20"/>
          <w:lang w:val="en-US"/>
        </w:rPr>
        <w:t>month</w:t>
      </w:r>
      <w:proofErr w:type="gramEnd"/>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 xml:space="preserve">), and 333 </w:t>
      </w:r>
      <w:r w:rsidR="008F1714">
        <w:rPr>
          <w:rFonts w:ascii="Times New Roman" w:eastAsia="Times New Roman" w:hAnsi="Times New Roman" w:cs="Times New Roman"/>
          <w:sz w:val="20"/>
          <w:szCs w:val="20"/>
          <w:lang w:val="en-US"/>
        </w:rPr>
        <w:t xml:space="preserve">represented </w:t>
      </w:r>
      <w:r w:rsidRPr="006060C4">
        <w:rPr>
          <w:rFonts w:ascii="Times New Roman" w:eastAsia="Times New Roman" w:hAnsi="Times New Roman" w:cs="Times New Roman"/>
          <w:sz w:val="20"/>
          <w:szCs w:val="20"/>
          <w:lang w:val="en-US"/>
        </w:rPr>
        <w:t xml:space="preserve">the </w:t>
      </w:r>
      <w:r w:rsidRPr="004D513F">
        <w:rPr>
          <w:rFonts w:ascii="Times New Roman" w:eastAsia="Times New Roman" w:hAnsi="Times New Roman" w:cs="Times New Roman"/>
          <w:i/>
          <w:iCs/>
          <w:sz w:val="20"/>
          <w:szCs w:val="20"/>
          <w:lang w:val="en-US"/>
        </w:rPr>
        <w:t>IND L</w:t>
      </w:r>
      <w:r w:rsidRPr="006060C4">
        <w:rPr>
          <w:rFonts w:ascii="Times New Roman" w:eastAsia="Times New Roman" w:hAnsi="Times New Roman" w:cs="Times New Roman"/>
          <w:sz w:val="20"/>
          <w:szCs w:val="20"/>
          <w:lang w:val="en-US"/>
        </w:rPr>
        <w:t>. group (</w:t>
      </w:r>
      <w:r w:rsidR="008120F8">
        <w:rPr>
          <w:rFonts w:ascii="Times New Roman" w:eastAsia="Times New Roman" w:hAnsi="Times New Roman" w:cs="Times New Roman"/>
          <w:sz w:val="20"/>
          <w:szCs w:val="20"/>
          <w:lang w:val="en-US"/>
        </w:rPr>
        <w:t>27.9</w:t>
      </w:r>
      <w:r w:rsidRPr="006060C4">
        <w:rPr>
          <w:rFonts w:ascii="Times New Roman" w:eastAsia="Times New Roman" w:hAnsi="Times New Roman" w:cs="Times New Roman"/>
          <w:sz w:val="20"/>
          <w:szCs w:val="20"/>
          <w:lang w:val="en-US"/>
        </w:rPr>
        <w:t xml:space="preserve"> ind.km</w:t>
      </w:r>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w:t>
      </w:r>
      <w:r w:rsidR="001149F9">
        <w:rPr>
          <w:rFonts w:ascii="Times New Roman" w:eastAsia="Times New Roman" w:hAnsi="Times New Roman" w:cs="Times New Roman"/>
          <w:sz w:val="20"/>
          <w:szCs w:val="20"/>
          <w:lang w:val="en-US"/>
        </w:rPr>
        <w:t>month</w:t>
      </w:r>
      <w:r w:rsidRPr="006060C4">
        <w:rPr>
          <w:rFonts w:ascii="Times New Roman" w:eastAsia="Times New Roman" w:hAnsi="Times New Roman" w:cs="Times New Roman"/>
          <w:sz w:val="20"/>
          <w:szCs w:val="20"/>
          <w:vertAlign w:val="superscript"/>
          <w:lang w:val="en-US"/>
        </w:rPr>
        <w:t>-1</w:t>
      </w:r>
      <w:r w:rsidRPr="006060C4">
        <w:rPr>
          <w:rFonts w:ascii="Times New Roman" w:eastAsia="Times New Roman" w:hAnsi="Times New Roman" w:cs="Times New Roman"/>
          <w:sz w:val="20"/>
          <w:szCs w:val="20"/>
          <w:lang w:val="en-US"/>
        </w:rPr>
        <w:t>), which mainly consists of amphibians and birds (98%).</w:t>
      </w:r>
    </w:p>
    <w:p w14:paraId="09E9421C" w14:textId="77777777" w:rsidR="00E771BE" w:rsidRPr="006060C4" w:rsidRDefault="00E771BE">
      <w:pPr>
        <w:spacing w:after="0" w:line="240" w:lineRule="auto"/>
        <w:ind w:firstLine="708"/>
        <w:jc w:val="both"/>
        <w:rPr>
          <w:rFonts w:ascii="Times New Roman" w:eastAsia="Times New Roman" w:hAnsi="Times New Roman" w:cs="Times New Roman"/>
          <w:sz w:val="20"/>
          <w:szCs w:val="20"/>
          <w:lang w:val="en-US"/>
        </w:rPr>
      </w:pPr>
    </w:p>
    <w:p w14:paraId="2E70719E" w14:textId="3279966B" w:rsidR="00E771BE" w:rsidRPr="00A07D3F" w:rsidRDefault="00AD1A68">
      <w:pPr>
        <w:spacing w:after="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val="en-US"/>
        </w:rPr>
        <w:drawing>
          <wp:inline distT="0" distB="0" distL="0" distR="0" wp14:anchorId="7D8C5FA8" wp14:editId="65D5F3DA">
            <wp:extent cx="5400040" cy="1682151"/>
            <wp:effectExtent l="0" t="0" r="0" b="0"/>
            <wp:docPr id="1" name="Imagem 1" descr="Uma imagem contendo relógio, desenho, medi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relógio, desenho, medidor&#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1751" cy="1682684"/>
                    </a:xfrm>
                    <a:prstGeom prst="rect">
                      <a:avLst/>
                    </a:prstGeom>
                  </pic:spPr>
                </pic:pic>
              </a:graphicData>
            </a:graphic>
          </wp:inline>
        </w:drawing>
      </w:r>
    </w:p>
    <w:p w14:paraId="2AC3755E" w14:textId="6D47AA99" w:rsidR="00E771BE" w:rsidRPr="006060C4" w:rsidRDefault="00527DCE">
      <w:pPr>
        <w:spacing w:after="0" w:line="240" w:lineRule="auto"/>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b/>
          <w:sz w:val="20"/>
          <w:szCs w:val="20"/>
          <w:lang w:val="en-US"/>
        </w:rPr>
        <w:t>Fig</w:t>
      </w:r>
      <w:r w:rsidR="00EE46EA">
        <w:rPr>
          <w:rFonts w:ascii="Times New Roman" w:eastAsia="Times New Roman" w:hAnsi="Times New Roman" w:cs="Times New Roman"/>
          <w:b/>
          <w:sz w:val="20"/>
          <w:szCs w:val="20"/>
          <w:lang w:val="en-US"/>
        </w:rPr>
        <w:t>ure</w:t>
      </w:r>
      <w:r w:rsidRPr="006060C4">
        <w:rPr>
          <w:rFonts w:ascii="Times New Roman" w:eastAsia="Times New Roman" w:hAnsi="Times New Roman" w:cs="Times New Roman"/>
          <w:b/>
          <w:sz w:val="20"/>
          <w:szCs w:val="20"/>
          <w:lang w:val="en-US"/>
        </w:rPr>
        <w:t xml:space="preserve"> </w:t>
      </w:r>
      <w:r w:rsidR="00FE1A67">
        <w:rPr>
          <w:rFonts w:ascii="Times New Roman" w:eastAsia="Times New Roman" w:hAnsi="Times New Roman" w:cs="Times New Roman"/>
          <w:b/>
          <w:sz w:val="20"/>
          <w:szCs w:val="20"/>
          <w:lang w:val="en-US"/>
        </w:rPr>
        <w:t>2</w:t>
      </w:r>
      <w:r w:rsidRPr="006060C4">
        <w:rPr>
          <w:rFonts w:ascii="Times New Roman" w:eastAsia="Times New Roman" w:hAnsi="Times New Roman" w:cs="Times New Roman"/>
          <w:b/>
          <w:sz w:val="20"/>
          <w:szCs w:val="20"/>
          <w:lang w:val="en-US"/>
        </w:rPr>
        <w:t>.</w:t>
      </w:r>
      <w:r w:rsidRPr="006060C4">
        <w:rPr>
          <w:rFonts w:ascii="Times New Roman" w:eastAsia="Times New Roman" w:hAnsi="Times New Roman" w:cs="Times New Roman"/>
          <w:sz w:val="20"/>
          <w:szCs w:val="20"/>
          <w:lang w:val="en-US"/>
        </w:rPr>
        <w:t xml:space="preserve">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w:t>
      </w:r>
      <w:r w:rsidR="007D536B">
        <w:rPr>
          <w:rFonts w:ascii="Times New Roman" w:eastAsia="Times New Roman" w:hAnsi="Times New Roman" w:cs="Times New Roman"/>
          <w:sz w:val="20"/>
          <w:szCs w:val="20"/>
          <w:lang w:val="en-US"/>
        </w:rPr>
        <w:t xml:space="preserve">mortality </w:t>
      </w:r>
      <w:r w:rsidRPr="006060C4">
        <w:rPr>
          <w:rFonts w:ascii="Times New Roman" w:eastAsia="Times New Roman" w:hAnsi="Times New Roman" w:cs="Times New Roman"/>
          <w:sz w:val="20"/>
          <w:szCs w:val="20"/>
          <w:lang w:val="en-US"/>
        </w:rPr>
        <w:t xml:space="preserve">rate by </w:t>
      </w:r>
      <w:r w:rsidR="00AD4FBE">
        <w:rPr>
          <w:rFonts w:ascii="Times New Roman" w:eastAsia="Times New Roman" w:hAnsi="Times New Roman" w:cs="Times New Roman"/>
          <w:sz w:val="20"/>
          <w:szCs w:val="20"/>
          <w:lang w:val="en-US"/>
        </w:rPr>
        <w:t>taxon</w:t>
      </w:r>
      <w:r w:rsidRPr="006060C4">
        <w:rPr>
          <w:rFonts w:ascii="Times New Roman" w:eastAsia="Times New Roman" w:hAnsi="Times New Roman" w:cs="Times New Roman"/>
          <w:sz w:val="20"/>
          <w:szCs w:val="20"/>
          <w:lang w:val="en-US"/>
        </w:rPr>
        <w:t xml:space="preserve"> (a) and ecological group (b).</w:t>
      </w:r>
    </w:p>
    <w:p w14:paraId="277A6F1E" w14:textId="77777777" w:rsidR="00E771BE" w:rsidRPr="006060C4" w:rsidRDefault="00E771BE">
      <w:pPr>
        <w:spacing w:after="0" w:line="240" w:lineRule="auto"/>
        <w:jc w:val="both"/>
        <w:rPr>
          <w:rFonts w:ascii="Times New Roman" w:eastAsia="Times New Roman" w:hAnsi="Times New Roman" w:cs="Times New Roman"/>
          <w:sz w:val="20"/>
          <w:szCs w:val="20"/>
          <w:lang w:val="en-US"/>
        </w:rPr>
      </w:pPr>
    </w:p>
    <w:p w14:paraId="1F058ED1" w14:textId="71688F30" w:rsidR="00E771BE" w:rsidRPr="006060C4" w:rsidRDefault="00DA5285" w:rsidP="003E3BB4">
      <w:pPr>
        <w:spacing w:after="0" w:line="240" w:lineRule="auto"/>
        <w:ind w:firstLine="708"/>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Among</w:t>
      </w:r>
      <w:r w:rsidR="001149F9">
        <w:rPr>
          <w:rFonts w:ascii="Times New Roman" w:eastAsia="Times New Roman" w:hAnsi="Times New Roman" w:cs="Times New Roman"/>
          <w:sz w:val="20"/>
          <w:szCs w:val="20"/>
          <w:lang w:val="en-US"/>
        </w:rPr>
        <w:t xml:space="preserve"> the total</w:t>
      </w:r>
      <w:r>
        <w:rPr>
          <w:rFonts w:ascii="Times New Roman" w:eastAsia="Times New Roman" w:hAnsi="Times New Roman" w:cs="Times New Roman"/>
          <w:sz w:val="20"/>
          <w:szCs w:val="20"/>
          <w:lang w:val="en-US"/>
        </w:rPr>
        <w:t xml:space="preserve"> amount</w:t>
      </w:r>
      <w:r w:rsidR="001149F9">
        <w:rPr>
          <w:rFonts w:ascii="Times New Roman" w:eastAsia="Times New Roman" w:hAnsi="Times New Roman" w:cs="Times New Roman"/>
          <w:sz w:val="20"/>
          <w:szCs w:val="20"/>
          <w:lang w:val="en-US"/>
        </w:rPr>
        <w:t xml:space="preserve">, </w:t>
      </w:r>
      <w:r w:rsidR="00527DCE" w:rsidRPr="006060C4">
        <w:rPr>
          <w:rFonts w:ascii="Times New Roman" w:eastAsia="Times New Roman" w:hAnsi="Times New Roman" w:cs="Times New Roman"/>
          <w:sz w:val="20"/>
          <w:szCs w:val="20"/>
          <w:lang w:val="en-US"/>
        </w:rPr>
        <w:t xml:space="preserve">73 carcasses could not be identified due to deterioration; 56 of them were amphibians of the </w:t>
      </w:r>
      <w:proofErr w:type="spellStart"/>
      <w:r w:rsidR="00527DCE" w:rsidRPr="006060C4">
        <w:rPr>
          <w:rFonts w:ascii="Times New Roman" w:eastAsia="Times New Roman" w:hAnsi="Times New Roman" w:cs="Times New Roman"/>
          <w:sz w:val="20"/>
          <w:szCs w:val="20"/>
          <w:lang w:val="en-US"/>
        </w:rPr>
        <w:t>Bufonidae</w:t>
      </w:r>
      <w:proofErr w:type="spellEnd"/>
      <w:r w:rsidR="00527DCE" w:rsidRPr="006060C4">
        <w:rPr>
          <w:rFonts w:ascii="Times New Roman" w:eastAsia="Times New Roman" w:hAnsi="Times New Roman" w:cs="Times New Roman"/>
          <w:sz w:val="20"/>
          <w:szCs w:val="20"/>
          <w:lang w:val="en-US"/>
        </w:rPr>
        <w:t xml:space="preserve"> family, 1 </w:t>
      </w:r>
      <w:r w:rsidR="00A4500C">
        <w:rPr>
          <w:rFonts w:ascii="Times New Roman" w:eastAsia="Times New Roman" w:hAnsi="Times New Roman" w:cs="Times New Roman"/>
          <w:sz w:val="20"/>
          <w:szCs w:val="20"/>
          <w:lang w:val="en-US"/>
        </w:rPr>
        <w:t xml:space="preserve">was </w:t>
      </w:r>
      <w:r w:rsidR="00527DCE" w:rsidRPr="006060C4">
        <w:rPr>
          <w:rFonts w:ascii="Times New Roman" w:eastAsia="Times New Roman" w:hAnsi="Times New Roman" w:cs="Times New Roman"/>
          <w:sz w:val="20"/>
          <w:szCs w:val="20"/>
          <w:lang w:val="en-US"/>
        </w:rPr>
        <w:t xml:space="preserve">a bird of the Passeriform order, 2 were reptiles of the Squamata order and 13 </w:t>
      </w:r>
      <w:r w:rsidR="00A4500C">
        <w:rPr>
          <w:rFonts w:ascii="Times New Roman" w:eastAsia="Times New Roman" w:hAnsi="Times New Roman" w:cs="Times New Roman"/>
          <w:sz w:val="20"/>
          <w:szCs w:val="20"/>
          <w:lang w:val="en-US"/>
        </w:rPr>
        <w:t xml:space="preserve">were </w:t>
      </w:r>
      <w:r w:rsidR="00527DCE" w:rsidRPr="006060C4">
        <w:rPr>
          <w:rFonts w:ascii="Times New Roman" w:eastAsia="Times New Roman" w:hAnsi="Times New Roman" w:cs="Times New Roman"/>
          <w:sz w:val="20"/>
          <w:szCs w:val="20"/>
          <w:lang w:val="en-US"/>
        </w:rPr>
        <w:t>small birds.</w:t>
      </w:r>
    </w:p>
    <w:p w14:paraId="3344B541" w14:textId="534A1BF3" w:rsidR="00E771BE" w:rsidRPr="006060C4" w:rsidRDefault="00527DCE" w:rsidP="003E3BB4">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The taxa that exhibited the greatest richness were reptiles (26) and birds (15), while mammals and amphibians were represented </w:t>
      </w:r>
      <w:r w:rsidR="00891031">
        <w:rPr>
          <w:rFonts w:ascii="Times New Roman" w:eastAsia="Times New Roman" w:hAnsi="Times New Roman" w:cs="Times New Roman"/>
          <w:sz w:val="20"/>
          <w:szCs w:val="20"/>
          <w:lang w:val="en-US"/>
        </w:rPr>
        <w:t>by</w:t>
      </w:r>
      <w:r w:rsidRPr="006060C4">
        <w:rPr>
          <w:rFonts w:ascii="Times New Roman" w:eastAsia="Times New Roman" w:hAnsi="Times New Roman" w:cs="Times New Roman"/>
          <w:sz w:val="20"/>
          <w:szCs w:val="20"/>
          <w:lang w:val="en-US"/>
        </w:rPr>
        <w:t xml:space="preserve"> only 6 species each. The most registered species were: </w:t>
      </w:r>
      <w:r w:rsidRPr="006060C4">
        <w:rPr>
          <w:rFonts w:ascii="Times New Roman" w:eastAsia="Times New Roman" w:hAnsi="Times New Roman" w:cs="Times New Roman"/>
          <w:i/>
          <w:sz w:val="20"/>
          <w:szCs w:val="20"/>
          <w:lang w:val="en-US"/>
        </w:rPr>
        <w:t xml:space="preserve">R. </w:t>
      </w:r>
      <w:proofErr w:type="spellStart"/>
      <w:r w:rsidRPr="006060C4">
        <w:rPr>
          <w:rFonts w:ascii="Times New Roman" w:eastAsia="Times New Roman" w:hAnsi="Times New Roman" w:cs="Times New Roman"/>
          <w:i/>
          <w:sz w:val="20"/>
          <w:szCs w:val="20"/>
          <w:lang w:val="en-US"/>
        </w:rPr>
        <w:t>jimi</w:t>
      </w:r>
      <w:proofErr w:type="spellEnd"/>
      <w:r w:rsidRPr="006060C4">
        <w:rPr>
          <w:rFonts w:ascii="Times New Roman" w:eastAsia="Times New Roman" w:hAnsi="Times New Roman" w:cs="Times New Roman"/>
          <w:sz w:val="20"/>
          <w:szCs w:val="20"/>
          <w:lang w:val="en-US"/>
        </w:rPr>
        <w:t xml:space="preserve"> (204), </w:t>
      </w:r>
      <w:r w:rsidRPr="006060C4">
        <w:rPr>
          <w:rFonts w:ascii="Times New Roman" w:eastAsia="Times New Roman" w:hAnsi="Times New Roman" w:cs="Times New Roman"/>
          <w:i/>
          <w:sz w:val="20"/>
          <w:szCs w:val="20"/>
          <w:lang w:val="en-US"/>
        </w:rPr>
        <w:t xml:space="preserve">C. </w:t>
      </w:r>
      <w:proofErr w:type="spellStart"/>
      <w:r w:rsidRPr="006060C4">
        <w:rPr>
          <w:rFonts w:ascii="Times New Roman" w:eastAsia="Times New Roman" w:hAnsi="Times New Roman" w:cs="Times New Roman"/>
          <w:i/>
          <w:sz w:val="20"/>
          <w:szCs w:val="20"/>
          <w:lang w:val="en-US"/>
        </w:rPr>
        <w:t>thous</w:t>
      </w:r>
      <w:proofErr w:type="spellEnd"/>
      <w:r w:rsidRPr="006060C4">
        <w:rPr>
          <w:rFonts w:ascii="Times New Roman" w:eastAsia="Times New Roman" w:hAnsi="Times New Roman" w:cs="Times New Roman"/>
          <w:sz w:val="20"/>
          <w:szCs w:val="20"/>
          <w:lang w:val="en-US"/>
        </w:rPr>
        <w:t xml:space="preserve"> (59), </w:t>
      </w:r>
      <w:proofErr w:type="spellStart"/>
      <w:r w:rsidRPr="006060C4">
        <w:rPr>
          <w:rFonts w:ascii="Times New Roman" w:eastAsia="Times New Roman" w:hAnsi="Times New Roman" w:cs="Times New Roman"/>
          <w:i/>
          <w:sz w:val="20"/>
          <w:szCs w:val="20"/>
          <w:lang w:val="en-US"/>
        </w:rPr>
        <w:t>Leptodactylus</w:t>
      </w:r>
      <w:proofErr w:type="spellEnd"/>
      <w:r w:rsidR="001726EF">
        <w:rPr>
          <w:rFonts w:ascii="Times New Roman" w:eastAsia="Times New Roman" w:hAnsi="Times New Roman" w:cs="Times New Roman"/>
          <w:i/>
          <w:sz w:val="20"/>
          <w:szCs w:val="20"/>
          <w:lang w:val="en-US"/>
        </w:rPr>
        <w:t xml:space="preserve"> </w:t>
      </w:r>
      <w:proofErr w:type="spellStart"/>
      <w:r w:rsidRPr="006060C4">
        <w:rPr>
          <w:rFonts w:ascii="Times New Roman" w:eastAsia="Times New Roman" w:hAnsi="Times New Roman" w:cs="Times New Roman"/>
          <w:i/>
          <w:sz w:val="20"/>
          <w:szCs w:val="20"/>
          <w:lang w:val="en-US"/>
        </w:rPr>
        <w:t>macrosternum</w:t>
      </w:r>
      <w:proofErr w:type="spellEnd"/>
      <w:r w:rsidRPr="006060C4">
        <w:rPr>
          <w:rFonts w:ascii="Times New Roman" w:eastAsia="Times New Roman" w:hAnsi="Times New Roman" w:cs="Times New Roman"/>
          <w:sz w:val="20"/>
          <w:szCs w:val="20"/>
          <w:lang w:val="en-US"/>
        </w:rPr>
        <w:t xml:space="preserve"> (27), </w:t>
      </w:r>
      <w:proofErr w:type="spellStart"/>
      <w:r w:rsidRPr="006060C4">
        <w:rPr>
          <w:rFonts w:ascii="Times New Roman" w:eastAsia="Times New Roman" w:hAnsi="Times New Roman" w:cs="Times New Roman"/>
          <w:i/>
          <w:sz w:val="20"/>
          <w:szCs w:val="20"/>
          <w:lang w:val="en-US"/>
        </w:rPr>
        <w:t>Coragyps</w:t>
      </w:r>
      <w:proofErr w:type="spellEnd"/>
      <w:r w:rsidR="001726EF">
        <w:rPr>
          <w:rFonts w:ascii="Times New Roman" w:eastAsia="Times New Roman" w:hAnsi="Times New Roman" w:cs="Times New Roman"/>
          <w:i/>
          <w:sz w:val="20"/>
          <w:szCs w:val="20"/>
          <w:lang w:val="en-US"/>
        </w:rPr>
        <w:t xml:space="preserve"> </w:t>
      </w:r>
      <w:proofErr w:type="spellStart"/>
      <w:r w:rsidRPr="006060C4">
        <w:rPr>
          <w:rFonts w:ascii="Times New Roman" w:eastAsia="Times New Roman" w:hAnsi="Times New Roman" w:cs="Times New Roman"/>
          <w:i/>
          <w:sz w:val="20"/>
          <w:szCs w:val="20"/>
          <w:lang w:val="en-US"/>
        </w:rPr>
        <w:t>atratus</w:t>
      </w:r>
      <w:proofErr w:type="spellEnd"/>
      <w:r w:rsidRPr="006060C4">
        <w:rPr>
          <w:rFonts w:ascii="Times New Roman" w:eastAsia="Times New Roman" w:hAnsi="Times New Roman" w:cs="Times New Roman"/>
          <w:sz w:val="20"/>
          <w:szCs w:val="20"/>
          <w:lang w:val="en-US"/>
        </w:rPr>
        <w:t xml:space="preserve"> (23), </w:t>
      </w:r>
      <w:r w:rsidRPr="006060C4">
        <w:rPr>
          <w:rFonts w:ascii="Times New Roman" w:eastAsia="Times New Roman" w:hAnsi="Times New Roman" w:cs="Times New Roman"/>
          <w:i/>
          <w:sz w:val="20"/>
          <w:szCs w:val="20"/>
          <w:lang w:val="en-US"/>
        </w:rPr>
        <w:t>Boa constrictor</w:t>
      </w:r>
      <w:r w:rsidRPr="006060C4">
        <w:rPr>
          <w:rFonts w:ascii="Times New Roman" w:eastAsia="Times New Roman" w:hAnsi="Times New Roman" w:cs="Times New Roman"/>
          <w:sz w:val="20"/>
          <w:szCs w:val="20"/>
          <w:lang w:val="en-US"/>
        </w:rPr>
        <w:t xml:space="preserve"> (19) and </w:t>
      </w:r>
      <w:proofErr w:type="spellStart"/>
      <w:r w:rsidRPr="006060C4">
        <w:rPr>
          <w:rFonts w:ascii="Times New Roman" w:eastAsia="Times New Roman" w:hAnsi="Times New Roman" w:cs="Times New Roman"/>
          <w:i/>
          <w:sz w:val="20"/>
          <w:szCs w:val="20"/>
          <w:lang w:val="en-US"/>
        </w:rPr>
        <w:t>Pseudoboa</w:t>
      </w:r>
      <w:proofErr w:type="spellEnd"/>
      <w:r w:rsidR="001726EF">
        <w:rPr>
          <w:rFonts w:ascii="Times New Roman" w:eastAsia="Times New Roman" w:hAnsi="Times New Roman" w:cs="Times New Roman"/>
          <w:i/>
          <w:sz w:val="20"/>
          <w:szCs w:val="20"/>
          <w:lang w:val="en-US"/>
        </w:rPr>
        <w:t xml:space="preserve"> </w:t>
      </w:r>
      <w:r w:rsidRPr="006060C4">
        <w:rPr>
          <w:rFonts w:ascii="Times New Roman" w:eastAsia="Times New Roman" w:hAnsi="Times New Roman" w:cs="Times New Roman"/>
          <w:i/>
          <w:sz w:val="20"/>
          <w:szCs w:val="20"/>
          <w:lang w:val="en-US"/>
        </w:rPr>
        <w:t>nigra</w:t>
      </w:r>
      <w:r w:rsidRPr="006060C4">
        <w:rPr>
          <w:rFonts w:ascii="Times New Roman" w:eastAsia="Times New Roman" w:hAnsi="Times New Roman" w:cs="Times New Roman"/>
          <w:sz w:val="20"/>
          <w:szCs w:val="20"/>
          <w:lang w:val="en-US"/>
        </w:rPr>
        <w:t xml:space="preserve"> (11).</w:t>
      </w:r>
    </w:p>
    <w:p w14:paraId="6DEA4378" w14:textId="77777777" w:rsidR="00E771BE" w:rsidRPr="006060C4" w:rsidRDefault="00E771BE">
      <w:pPr>
        <w:spacing w:after="0" w:line="240" w:lineRule="auto"/>
        <w:jc w:val="both"/>
        <w:rPr>
          <w:rFonts w:ascii="Times New Roman" w:eastAsia="Times New Roman" w:hAnsi="Times New Roman" w:cs="Times New Roman"/>
          <w:sz w:val="20"/>
          <w:szCs w:val="20"/>
          <w:lang w:val="en-US"/>
        </w:rPr>
      </w:pPr>
    </w:p>
    <w:p w14:paraId="4F2B5006" w14:textId="29DA462E" w:rsidR="00E771BE" w:rsidRPr="0046289F" w:rsidRDefault="00527DCE">
      <w:pPr>
        <w:spacing w:after="0" w:line="240" w:lineRule="auto"/>
        <w:jc w:val="both"/>
        <w:rPr>
          <w:rFonts w:ascii="Times New Roman" w:eastAsia="Times New Roman" w:hAnsi="Times New Roman" w:cs="Times New Roman"/>
          <w:b/>
          <w:bCs/>
          <w:iCs/>
          <w:sz w:val="20"/>
          <w:szCs w:val="20"/>
          <w:lang w:val="en-US"/>
        </w:rPr>
      </w:pPr>
      <w:r w:rsidRPr="0046289F">
        <w:rPr>
          <w:rFonts w:ascii="Times New Roman" w:eastAsia="Times New Roman" w:hAnsi="Times New Roman" w:cs="Times New Roman"/>
          <w:b/>
          <w:bCs/>
          <w:iCs/>
          <w:sz w:val="20"/>
          <w:szCs w:val="20"/>
          <w:lang w:val="en-US"/>
        </w:rPr>
        <w:t xml:space="preserve">4.2 </w:t>
      </w:r>
      <w:r w:rsidR="00300B5A">
        <w:rPr>
          <w:rFonts w:ascii="Times New Roman" w:eastAsia="Times New Roman" w:hAnsi="Times New Roman" w:cs="Times New Roman"/>
          <w:b/>
          <w:bCs/>
          <w:iCs/>
          <w:sz w:val="20"/>
          <w:szCs w:val="20"/>
          <w:lang w:val="en-US"/>
        </w:rPr>
        <w:t>Road-kill</w:t>
      </w:r>
      <w:r w:rsidRPr="0046289F">
        <w:rPr>
          <w:rFonts w:ascii="Times New Roman" w:eastAsia="Times New Roman" w:hAnsi="Times New Roman" w:cs="Times New Roman"/>
          <w:b/>
          <w:bCs/>
          <w:iCs/>
          <w:sz w:val="20"/>
          <w:szCs w:val="20"/>
          <w:lang w:val="en-US"/>
        </w:rPr>
        <w:t xml:space="preserve"> x Seasonality</w:t>
      </w:r>
      <w:r w:rsidR="007D536B">
        <w:rPr>
          <w:rFonts w:ascii="Times New Roman" w:eastAsia="Times New Roman" w:hAnsi="Times New Roman" w:cs="Times New Roman"/>
          <w:b/>
          <w:bCs/>
          <w:iCs/>
          <w:sz w:val="20"/>
          <w:szCs w:val="20"/>
          <w:lang w:val="en-US"/>
        </w:rPr>
        <w:t xml:space="preserve"> patterns</w:t>
      </w:r>
    </w:p>
    <w:p w14:paraId="4BA9D2B7" w14:textId="77777777" w:rsidR="00E771BE" w:rsidRPr="006060C4" w:rsidRDefault="00E771BE">
      <w:pPr>
        <w:spacing w:after="0" w:line="240" w:lineRule="auto"/>
        <w:jc w:val="both"/>
        <w:rPr>
          <w:rFonts w:ascii="Times New Roman" w:eastAsia="Times New Roman" w:hAnsi="Times New Roman" w:cs="Times New Roman"/>
          <w:sz w:val="20"/>
          <w:szCs w:val="20"/>
          <w:lang w:val="en-US"/>
        </w:rPr>
      </w:pPr>
    </w:p>
    <w:p w14:paraId="4D059CD5" w14:textId="02E722E8" w:rsidR="00E771BE" w:rsidRPr="006060C4" w:rsidRDefault="002E3C82">
      <w:pPr>
        <w:spacing w:after="0" w:line="240" w:lineRule="auto"/>
        <w:ind w:firstLine="708"/>
        <w:jc w:val="both"/>
        <w:rPr>
          <w:rFonts w:ascii="Times New Roman" w:eastAsia="Times New Roman" w:hAnsi="Times New Roman" w:cs="Times New Roman"/>
          <w:sz w:val="20"/>
          <w:szCs w:val="20"/>
          <w:lang w:val="en-US"/>
        </w:rPr>
      </w:pPr>
      <w:bookmarkStart w:id="96" w:name="_heading=h.1fob9te" w:colFirst="0" w:colLast="0"/>
      <w:bookmarkEnd w:id="96"/>
      <w:r w:rsidRPr="00F00556">
        <w:rPr>
          <w:rFonts w:ascii="Times New Roman" w:eastAsia="Times New Roman" w:hAnsi="Times New Roman" w:cs="Times New Roman"/>
          <w:sz w:val="20"/>
          <w:szCs w:val="20"/>
          <w:lang w:val="en-US"/>
        </w:rPr>
        <w:lastRenderedPageBreak/>
        <w:t>The campaigns that had precipitation during the inspection days were those of February (39 mm), April (37 mm), January (14 mm) and March (7 mm).</w:t>
      </w:r>
      <w:r w:rsidR="00E935A8" w:rsidRPr="00F00556">
        <w:rPr>
          <w:rFonts w:ascii="Times New Roman" w:eastAsia="Times New Roman" w:hAnsi="Times New Roman" w:cs="Times New Roman"/>
          <w:sz w:val="20"/>
          <w:szCs w:val="20"/>
          <w:lang w:val="en-US"/>
        </w:rPr>
        <w:t xml:space="preserve"> </w:t>
      </w:r>
      <w:r w:rsidR="00527DCE" w:rsidRPr="006060C4">
        <w:rPr>
          <w:rFonts w:ascii="Times New Roman" w:eastAsia="Times New Roman" w:hAnsi="Times New Roman" w:cs="Times New Roman"/>
          <w:sz w:val="20"/>
          <w:szCs w:val="20"/>
          <w:lang w:val="en-US"/>
        </w:rPr>
        <w:t>I</w:t>
      </w:r>
      <w:r w:rsidR="00751E3D">
        <w:rPr>
          <w:rFonts w:ascii="Times New Roman" w:eastAsia="Times New Roman" w:hAnsi="Times New Roman" w:cs="Times New Roman"/>
          <w:sz w:val="20"/>
          <w:szCs w:val="20"/>
          <w:lang w:val="en-US"/>
        </w:rPr>
        <w:t>t</w:t>
      </w:r>
      <w:r w:rsidR="00527DCE" w:rsidRPr="006060C4">
        <w:rPr>
          <w:rFonts w:ascii="Times New Roman" w:eastAsia="Times New Roman" w:hAnsi="Times New Roman" w:cs="Times New Roman"/>
          <w:sz w:val="20"/>
          <w:szCs w:val="20"/>
          <w:lang w:val="en-US"/>
        </w:rPr>
        <w:t xml:space="preserve"> did</w:t>
      </w:r>
      <w:r w:rsidR="00751E3D">
        <w:rPr>
          <w:rFonts w:ascii="Times New Roman" w:eastAsia="Times New Roman" w:hAnsi="Times New Roman" w:cs="Times New Roman"/>
          <w:sz w:val="20"/>
          <w:szCs w:val="20"/>
          <w:lang w:val="en-US"/>
        </w:rPr>
        <w:t xml:space="preserve"> </w:t>
      </w:r>
      <w:r w:rsidR="00C64896">
        <w:rPr>
          <w:rFonts w:ascii="Times New Roman" w:eastAsia="Times New Roman" w:hAnsi="Times New Roman" w:cs="Times New Roman"/>
          <w:sz w:val="20"/>
          <w:szCs w:val="20"/>
          <w:lang w:val="en-US"/>
        </w:rPr>
        <w:t>not</w:t>
      </w:r>
      <w:r w:rsidR="00527DCE" w:rsidRPr="006060C4">
        <w:rPr>
          <w:rFonts w:ascii="Times New Roman" w:eastAsia="Times New Roman" w:hAnsi="Times New Roman" w:cs="Times New Roman"/>
          <w:sz w:val="20"/>
          <w:szCs w:val="20"/>
          <w:lang w:val="en-US"/>
        </w:rPr>
        <w:t xml:space="preserve"> rain during </w:t>
      </w:r>
      <w:r w:rsidR="00024CA1">
        <w:rPr>
          <w:rFonts w:ascii="Times New Roman" w:eastAsia="Times New Roman" w:hAnsi="Times New Roman" w:cs="Times New Roman"/>
          <w:sz w:val="20"/>
          <w:szCs w:val="20"/>
          <w:lang w:val="en-US"/>
        </w:rPr>
        <w:t>the inspections</w:t>
      </w:r>
      <w:r w:rsidR="00C64896">
        <w:rPr>
          <w:rFonts w:ascii="Times New Roman" w:eastAsia="Times New Roman" w:hAnsi="Times New Roman" w:cs="Times New Roman"/>
          <w:sz w:val="20"/>
          <w:szCs w:val="20"/>
          <w:lang w:val="en-US"/>
        </w:rPr>
        <w:t xml:space="preserve"> the other months</w:t>
      </w:r>
      <w:r w:rsidR="00527DCE" w:rsidRPr="006060C4">
        <w:rPr>
          <w:rFonts w:ascii="Times New Roman" w:eastAsia="Times New Roman" w:hAnsi="Times New Roman" w:cs="Times New Roman"/>
          <w:sz w:val="20"/>
          <w:szCs w:val="20"/>
          <w:lang w:val="en-US"/>
        </w:rPr>
        <w:t>. The highest number of specie</w:t>
      </w:r>
      <w:r w:rsidR="00CB2BC9">
        <w:rPr>
          <w:rFonts w:ascii="Times New Roman" w:eastAsia="Times New Roman" w:hAnsi="Times New Roman" w:cs="Times New Roman"/>
          <w:sz w:val="20"/>
          <w:szCs w:val="20"/>
          <w:lang w:val="en-US"/>
        </w:rPr>
        <w:t xml:space="preserve">s </w:t>
      </w:r>
      <w:r w:rsidR="00527DCE" w:rsidRPr="006060C4">
        <w:rPr>
          <w:rFonts w:ascii="Times New Roman" w:eastAsia="Times New Roman" w:hAnsi="Times New Roman" w:cs="Times New Roman"/>
          <w:sz w:val="20"/>
          <w:szCs w:val="20"/>
          <w:lang w:val="en-US"/>
        </w:rPr>
        <w:t xml:space="preserve">and the highest </w:t>
      </w:r>
      <w:r w:rsidR="00891031">
        <w:rPr>
          <w:rFonts w:ascii="Times New Roman" w:eastAsia="Times New Roman" w:hAnsi="Times New Roman" w:cs="Times New Roman"/>
          <w:sz w:val="20"/>
          <w:szCs w:val="20"/>
          <w:lang w:val="en-US"/>
        </w:rPr>
        <w:t xml:space="preserve">total </w:t>
      </w:r>
      <w:r w:rsidR="00527DCE" w:rsidRPr="006060C4">
        <w:rPr>
          <w:rFonts w:ascii="Times New Roman" w:eastAsia="Times New Roman" w:hAnsi="Times New Roman" w:cs="Times New Roman"/>
          <w:sz w:val="20"/>
          <w:szCs w:val="20"/>
          <w:lang w:val="en-US"/>
        </w:rPr>
        <w:t>monthly collision</w:t>
      </w:r>
      <w:r w:rsidR="00891031">
        <w:rPr>
          <w:rFonts w:ascii="Times New Roman" w:eastAsia="Times New Roman" w:hAnsi="Times New Roman" w:cs="Times New Roman"/>
          <w:sz w:val="20"/>
          <w:szCs w:val="20"/>
          <w:lang w:val="en-US"/>
        </w:rPr>
        <w:t xml:space="preserve"> rate</w:t>
      </w:r>
      <w:r w:rsidR="00527DCE" w:rsidRPr="006060C4">
        <w:rPr>
          <w:rFonts w:ascii="Times New Roman" w:eastAsia="Times New Roman" w:hAnsi="Times New Roman" w:cs="Times New Roman"/>
          <w:sz w:val="20"/>
          <w:szCs w:val="20"/>
          <w:lang w:val="en-US"/>
        </w:rPr>
        <w:t xml:space="preserve"> were recorded during the rainy season (</w:t>
      </w:r>
      <w:r w:rsidR="00E83404">
        <w:rPr>
          <w:rFonts w:ascii="Times New Roman" w:eastAsia="Times New Roman" w:hAnsi="Times New Roman" w:cs="Times New Roman"/>
          <w:sz w:val="20"/>
          <w:szCs w:val="20"/>
          <w:lang w:val="en-US"/>
        </w:rPr>
        <w:t>January</w:t>
      </w:r>
      <w:r w:rsidR="00527DCE" w:rsidRPr="006060C4">
        <w:rPr>
          <w:rFonts w:ascii="Times New Roman" w:eastAsia="Times New Roman" w:hAnsi="Times New Roman" w:cs="Times New Roman"/>
          <w:sz w:val="20"/>
          <w:szCs w:val="20"/>
          <w:lang w:val="en-US"/>
        </w:rPr>
        <w:t xml:space="preserve"> to</w:t>
      </w:r>
      <w:r w:rsidR="00E83404">
        <w:rPr>
          <w:rFonts w:ascii="Times New Roman" w:eastAsia="Times New Roman" w:hAnsi="Times New Roman" w:cs="Times New Roman"/>
          <w:sz w:val="20"/>
          <w:szCs w:val="20"/>
          <w:lang w:val="en-US"/>
        </w:rPr>
        <w:t xml:space="preserve"> June</w:t>
      </w:r>
      <w:r w:rsidR="00527DCE" w:rsidRPr="006060C4">
        <w:rPr>
          <w:rFonts w:ascii="Times New Roman" w:eastAsia="Times New Roman" w:hAnsi="Times New Roman" w:cs="Times New Roman"/>
          <w:sz w:val="20"/>
          <w:szCs w:val="20"/>
          <w:lang w:val="en-US"/>
        </w:rPr>
        <w:t>)</w:t>
      </w:r>
      <w:r w:rsidR="00024CA1">
        <w:rPr>
          <w:rFonts w:ascii="Times New Roman" w:eastAsia="Times New Roman" w:hAnsi="Times New Roman" w:cs="Times New Roman"/>
          <w:sz w:val="20"/>
          <w:szCs w:val="20"/>
          <w:lang w:val="en-US"/>
        </w:rPr>
        <w:t xml:space="preserve"> (Fig. </w:t>
      </w:r>
      <w:r w:rsidR="00FE1A67">
        <w:rPr>
          <w:rFonts w:ascii="Times New Roman" w:eastAsia="Times New Roman" w:hAnsi="Times New Roman" w:cs="Times New Roman"/>
          <w:sz w:val="20"/>
          <w:szCs w:val="20"/>
          <w:lang w:val="en-US"/>
        </w:rPr>
        <w:t>3</w:t>
      </w:r>
      <w:r w:rsidR="00024CA1">
        <w:rPr>
          <w:rFonts w:ascii="Times New Roman" w:eastAsia="Times New Roman" w:hAnsi="Times New Roman" w:cs="Times New Roman"/>
          <w:sz w:val="20"/>
          <w:szCs w:val="20"/>
          <w:lang w:val="en-US"/>
        </w:rPr>
        <w:t>a)</w:t>
      </w:r>
      <w:r w:rsidR="00527DCE" w:rsidRPr="006060C4">
        <w:rPr>
          <w:rFonts w:ascii="Times New Roman" w:eastAsia="Times New Roman" w:hAnsi="Times New Roman" w:cs="Times New Roman"/>
          <w:sz w:val="20"/>
          <w:szCs w:val="20"/>
          <w:lang w:val="en-US"/>
        </w:rPr>
        <w:t>, and the lowest in the dry season (</w:t>
      </w:r>
      <w:r w:rsidR="006C2CD3">
        <w:rPr>
          <w:rFonts w:ascii="Times New Roman" w:eastAsia="Times New Roman" w:hAnsi="Times New Roman" w:cs="Times New Roman"/>
          <w:sz w:val="20"/>
          <w:szCs w:val="20"/>
          <w:lang w:val="en-US"/>
        </w:rPr>
        <w:t>Ju</w:t>
      </w:r>
      <w:r w:rsidR="009220C3">
        <w:rPr>
          <w:rFonts w:ascii="Times New Roman" w:eastAsia="Times New Roman" w:hAnsi="Times New Roman" w:cs="Times New Roman"/>
          <w:sz w:val="20"/>
          <w:szCs w:val="20"/>
          <w:lang w:val="en-US"/>
        </w:rPr>
        <w:t>ne</w:t>
      </w:r>
      <w:r w:rsidR="00527DCE" w:rsidRPr="006060C4">
        <w:rPr>
          <w:rFonts w:ascii="Times New Roman" w:eastAsia="Times New Roman" w:hAnsi="Times New Roman" w:cs="Times New Roman"/>
          <w:sz w:val="20"/>
          <w:szCs w:val="20"/>
          <w:lang w:val="en-US"/>
        </w:rPr>
        <w:t xml:space="preserve"> </w:t>
      </w:r>
      <w:r w:rsidR="006C2CD3">
        <w:rPr>
          <w:rFonts w:ascii="Times New Roman" w:eastAsia="Times New Roman" w:hAnsi="Times New Roman" w:cs="Times New Roman"/>
          <w:sz w:val="20"/>
          <w:szCs w:val="20"/>
          <w:lang w:val="en-US"/>
        </w:rPr>
        <w:t>to</w:t>
      </w:r>
      <w:r w:rsidR="00527DCE" w:rsidRPr="006060C4">
        <w:rPr>
          <w:rFonts w:ascii="Times New Roman" w:eastAsia="Times New Roman" w:hAnsi="Times New Roman" w:cs="Times New Roman"/>
          <w:sz w:val="20"/>
          <w:szCs w:val="20"/>
          <w:lang w:val="en-US"/>
        </w:rPr>
        <w:t xml:space="preserve"> December)</w:t>
      </w:r>
      <w:r w:rsidR="00024CA1">
        <w:rPr>
          <w:rFonts w:ascii="Times New Roman" w:eastAsia="Times New Roman" w:hAnsi="Times New Roman" w:cs="Times New Roman"/>
          <w:sz w:val="20"/>
          <w:szCs w:val="20"/>
          <w:lang w:val="en-US"/>
        </w:rPr>
        <w:t xml:space="preserve"> (Fig.</w:t>
      </w:r>
      <w:r w:rsidR="00FE1A67">
        <w:rPr>
          <w:rFonts w:ascii="Times New Roman" w:eastAsia="Times New Roman" w:hAnsi="Times New Roman" w:cs="Times New Roman"/>
          <w:sz w:val="20"/>
          <w:szCs w:val="20"/>
          <w:lang w:val="en-US"/>
        </w:rPr>
        <w:t>3</w:t>
      </w:r>
      <w:r w:rsidR="00024CA1">
        <w:rPr>
          <w:rFonts w:ascii="Times New Roman" w:eastAsia="Times New Roman" w:hAnsi="Times New Roman" w:cs="Times New Roman"/>
          <w:sz w:val="20"/>
          <w:szCs w:val="20"/>
          <w:lang w:val="en-US"/>
        </w:rPr>
        <w:t>b)</w:t>
      </w:r>
      <w:r w:rsidR="00527DCE" w:rsidRPr="006060C4">
        <w:rPr>
          <w:rFonts w:ascii="Times New Roman" w:eastAsia="Times New Roman" w:hAnsi="Times New Roman" w:cs="Times New Roman"/>
          <w:sz w:val="20"/>
          <w:szCs w:val="20"/>
          <w:lang w:val="en-US"/>
        </w:rPr>
        <w:t xml:space="preserve">. </w:t>
      </w:r>
    </w:p>
    <w:p w14:paraId="6B5E75DC" w14:textId="77777777" w:rsidR="00E771BE" w:rsidRPr="006060C4" w:rsidRDefault="00E771BE">
      <w:pPr>
        <w:spacing w:after="0" w:line="240" w:lineRule="auto"/>
        <w:ind w:firstLine="708"/>
        <w:jc w:val="both"/>
        <w:rPr>
          <w:rFonts w:ascii="Times New Roman" w:eastAsia="Times New Roman" w:hAnsi="Times New Roman" w:cs="Times New Roman"/>
          <w:sz w:val="20"/>
          <w:szCs w:val="20"/>
          <w:lang w:val="en-US"/>
        </w:rPr>
      </w:pPr>
    </w:p>
    <w:p w14:paraId="021DF0A3" w14:textId="6787F647" w:rsidR="00B03CB0" w:rsidRDefault="00951AE2">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5FFF841" wp14:editId="6063D611">
            <wp:extent cx="5400040" cy="2244090"/>
            <wp:effectExtent l="0" t="0" r="0" b="3810"/>
            <wp:docPr id="2" name="Imagem 2" descr="Gráfico, Gráfico de barr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barras, Histogram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244090"/>
                    </a:xfrm>
                    <a:prstGeom prst="rect">
                      <a:avLst/>
                    </a:prstGeom>
                  </pic:spPr>
                </pic:pic>
              </a:graphicData>
            </a:graphic>
          </wp:inline>
        </w:drawing>
      </w:r>
    </w:p>
    <w:p w14:paraId="22676F11" w14:textId="3891BBF1" w:rsidR="00E771BE" w:rsidRPr="006060C4" w:rsidRDefault="00527DCE">
      <w:pPr>
        <w:spacing w:after="0" w:line="240" w:lineRule="auto"/>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b/>
          <w:sz w:val="20"/>
          <w:szCs w:val="20"/>
          <w:lang w:val="en-US"/>
        </w:rPr>
        <w:t>Fig</w:t>
      </w:r>
      <w:r w:rsidR="00EE46EA">
        <w:rPr>
          <w:rFonts w:ascii="Times New Roman" w:eastAsia="Times New Roman" w:hAnsi="Times New Roman" w:cs="Times New Roman"/>
          <w:b/>
          <w:sz w:val="20"/>
          <w:szCs w:val="20"/>
          <w:lang w:val="en-US"/>
        </w:rPr>
        <w:t>ure</w:t>
      </w:r>
      <w:r w:rsidRPr="006060C4">
        <w:rPr>
          <w:rFonts w:ascii="Times New Roman" w:eastAsia="Times New Roman" w:hAnsi="Times New Roman" w:cs="Times New Roman"/>
          <w:b/>
          <w:sz w:val="20"/>
          <w:szCs w:val="20"/>
          <w:lang w:val="en-US"/>
        </w:rPr>
        <w:t xml:space="preserve"> </w:t>
      </w:r>
      <w:r w:rsidR="00FE1A67">
        <w:rPr>
          <w:rFonts w:ascii="Times New Roman" w:eastAsia="Times New Roman" w:hAnsi="Times New Roman" w:cs="Times New Roman"/>
          <w:b/>
          <w:sz w:val="20"/>
          <w:szCs w:val="20"/>
          <w:lang w:val="en-US"/>
        </w:rPr>
        <w:t>3</w:t>
      </w:r>
      <w:r w:rsidRPr="006060C4">
        <w:rPr>
          <w:rFonts w:ascii="Times New Roman" w:eastAsia="Times New Roman" w:hAnsi="Times New Roman" w:cs="Times New Roman"/>
          <w:b/>
          <w:sz w:val="20"/>
          <w:szCs w:val="20"/>
          <w:lang w:val="en-US"/>
        </w:rPr>
        <w:t xml:space="preserve">. </w:t>
      </w:r>
      <w:r w:rsidRPr="006060C4">
        <w:rPr>
          <w:rFonts w:ascii="Times New Roman" w:eastAsia="Times New Roman" w:hAnsi="Times New Roman" w:cs="Times New Roman"/>
          <w:sz w:val="20"/>
          <w:szCs w:val="20"/>
          <w:lang w:val="en-US"/>
        </w:rPr>
        <w:t xml:space="preserve">Seasonal </w:t>
      </w:r>
      <w:r w:rsidR="00891031">
        <w:rPr>
          <w:rFonts w:ascii="Times New Roman" w:eastAsia="Times New Roman" w:hAnsi="Times New Roman" w:cs="Times New Roman"/>
          <w:sz w:val="20"/>
          <w:szCs w:val="20"/>
          <w:lang w:val="en-US"/>
        </w:rPr>
        <w:t>road</w:t>
      </w:r>
      <w:r w:rsidR="006D114E">
        <w:rPr>
          <w:rFonts w:ascii="Times New Roman" w:eastAsia="Times New Roman" w:hAnsi="Times New Roman" w:cs="Times New Roman"/>
          <w:sz w:val="20"/>
          <w:szCs w:val="20"/>
          <w:lang w:val="en-US"/>
        </w:rPr>
        <w:t>-</w:t>
      </w:r>
      <w:r w:rsidR="00891031">
        <w:rPr>
          <w:rFonts w:ascii="Times New Roman" w:eastAsia="Times New Roman" w:hAnsi="Times New Roman" w:cs="Times New Roman"/>
          <w:sz w:val="20"/>
          <w:szCs w:val="20"/>
          <w:lang w:val="en-US"/>
        </w:rPr>
        <w:t xml:space="preserve">kill </w:t>
      </w:r>
      <w:r w:rsidRPr="006060C4">
        <w:rPr>
          <w:rFonts w:ascii="Times New Roman" w:eastAsia="Times New Roman" w:hAnsi="Times New Roman" w:cs="Times New Roman"/>
          <w:sz w:val="20"/>
          <w:szCs w:val="20"/>
          <w:lang w:val="en-US"/>
        </w:rPr>
        <w:t>distribution</w:t>
      </w:r>
      <w:r w:rsidR="007D536B">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a) richness</w:t>
      </w:r>
      <w:r w:rsidR="004F3D21">
        <w:rPr>
          <w:rFonts w:ascii="Times New Roman" w:eastAsia="Times New Roman" w:hAnsi="Times New Roman" w:cs="Times New Roman"/>
          <w:sz w:val="20"/>
          <w:szCs w:val="20"/>
          <w:lang w:val="en-US"/>
        </w:rPr>
        <w:t>;</w:t>
      </w:r>
      <w:r w:rsidRPr="006060C4">
        <w:rPr>
          <w:rFonts w:ascii="Times New Roman" w:eastAsia="Times New Roman" w:hAnsi="Times New Roman" w:cs="Times New Roman"/>
          <w:sz w:val="20"/>
          <w:szCs w:val="20"/>
          <w:lang w:val="en-US"/>
        </w:rPr>
        <w:t xml:space="preserve"> b) number </w:t>
      </w:r>
      <w:r w:rsidR="00A24F21">
        <w:rPr>
          <w:rFonts w:ascii="Times New Roman" w:eastAsia="Times New Roman" w:hAnsi="Times New Roman" w:cs="Times New Roman"/>
          <w:sz w:val="20"/>
          <w:szCs w:val="20"/>
          <w:lang w:val="en-US"/>
        </w:rPr>
        <w:t xml:space="preserve">and </w:t>
      </w:r>
      <w:r w:rsidR="00300B5A">
        <w:rPr>
          <w:rFonts w:ascii="Times New Roman" w:eastAsia="Times New Roman" w:hAnsi="Times New Roman" w:cs="Times New Roman"/>
          <w:sz w:val="20"/>
          <w:szCs w:val="20"/>
          <w:lang w:val="en-US"/>
        </w:rPr>
        <w:t>road-kill</w:t>
      </w:r>
      <w:r w:rsidR="00A24F21">
        <w:rPr>
          <w:rFonts w:ascii="Times New Roman" w:eastAsia="Times New Roman" w:hAnsi="Times New Roman" w:cs="Times New Roman"/>
          <w:sz w:val="20"/>
          <w:szCs w:val="20"/>
          <w:lang w:val="en-US"/>
        </w:rPr>
        <w:t xml:space="preserve"> rate </w:t>
      </w:r>
      <w:r w:rsidRPr="006060C4">
        <w:rPr>
          <w:rFonts w:ascii="Times New Roman" w:eastAsia="Times New Roman" w:hAnsi="Times New Roman" w:cs="Times New Roman"/>
          <w:sz w:val="20"/>
          <w:szCs w:val="20"/>
          <w:lang w:val="en-US"/>
        </w:rPr>
        <w:t>per taxon.</w:t>
      </w:r>
    </w:p>
    <w:p w14:paraId="751C9E43" w14:textId="77777777" w:rsidR="00E771BE" w:rsidRPr="006060C4" w:rsidRDefault="00E771BE">
      <w:pPr>
        <w:spacing w:after="0" w:line="240" w:lineRule="auto"/>
        <w:jc w:val="both"/>
        <w:rPr>
          <w:rFonts w:ascii="Times New Roman" w:eastAsia="Times New Roman" w:hAnsi="Times New Roman" w:cs="Times New Roman"/>
          <w:sz w:val="20"/>
          <w:szCs w:val="20"/>
          <w:lang w:val="en-US"/>
        </w:rPr>
      </w:pPr>
    </w:p>
    <w:p w14:paraId="6D0682FB" w14:textId="44CB75DD" w:rsidR="00FE1A67" w:rsidRDefault="00300B5A" w:rsidP="001C404C">
      <w:pPr>
        <w:tabs>
          <w:tab w:val="left" w:pos="709"/>
        </w:tabs>
        <w:spacing w:after="0"/>
        <w:ind w:firstLine="709"/>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Road-kill</w:t>
      </w:r>
      <w:r w:rsidR="00527DCE" w:rsidRPr="006060C4">
        <w:rPr>
          <w:rFonts w:ascii="Times New Roman" w:eastAsia="Times New Roman" w:hAnsi="Times New Roman" w:cs="Times New Roman"/>
          <w:sz w:val="20"/>
          <w:szCs w:val="20"/>
          <w:lang w:val="en-US"/>
        </w:rPr>
        <w:t xml:space="preserve"> data showed normal distribution in the Shapiro-Wilks test (p&gt;0.05), whereas rain data did not, on account of the number of zeros in the matrix. Given this low normality of precipitation data, </w:t>
      </w:r>
      <w:r w:rsidR="00CE24A7">
        <w:rPr>
          <w:rFonts w:ascii="Times New Roman" w:eastAsia="Times New Roman" w:hAnsi="Times New Roman" w:cs="Times New Roman"/>
          <w:sz w:val="20"/>
          <w:szCs w:val="20"/>
          <w:lang w:val="en-US"/>
        </w:rPr>
        <w:t>we</w:t>
      </w:r>
      <w:r w:rsidR="00527DCE" w:rsidRPr="002E44D9">
        <w:rPr>
          <w:rFonts w:ascii="Times New Roman" w:eastAsia="Times New Roman" w:hAnsi="Times New Roman" w:cs="Times New Roman"/>
          <w:sz w:val="20"/>
          <w:szCs w:val="20"/>
          <w:lang w:val="en-US"/>
        </w:rPr>
        <w:t xml:space="preserve"> decided</w:t>
      </w:r>
      <w:r w:rsidR="00527DCE" w:rsidRPr="006060C4">
        <w:rPr>
          <w:rFonts w:ascii="Times New Roman" w:eastAsia="Times New Roman" w:hAnsi="Times New Roman" w:cs="Times New Roman"/>
          <w:sz w:val="20"/>
          <w:szCs w:val="20"/>
          <w:lang w:val="en-US"/>
        </w:rPr>
        <w:t xml:space="preserve"> to use Pearson and Spearman correlations</w:t>
      </w:r>
      <w:r w:rsidR="00C1328E">
        <w:rPr>
          <w:rFonts w:ascii="Times New Roman" w:eastAsia="Times New Roman" w:hAnsi="Times New Roman" w:cs="Times New Roman"/>
          <w:sz w:val="20"/>
          <w:szCs w:val="20"/>
          <w:lang w:val="en-US"/>
        </w:rPr>
        <w:t xml:space="preserve"> </w:t>
      </w:r>
      <w:r w:rsidR="00A32E59">
        <w:rPr>
          <w:rFonts w:ascii="Times New Roman" w:eastAsia="Times New Roman" w:hAnsi="Times New Roman" w:cs="Times New Roman"/>
          <w:sz w:val="20"/>
          <w:szCs w:val="20"/>
          <w:lang w:val="en-US"/>
        </w:rPr>
        <w:t>(Table 1</w:t>
      </w:r>
      <w:r w:rsidR="00C1328E">
        <w:rPr>
          <w:rFonts w:ascii="Times New Roman" w:eastAsia="Times New Roman" w:hAnsi="Times New Roman" w:cs="Times New Roman"/>
          <w:sz w:val="20"/>
          <w:szCs w:val="20"/>
          <w:lang w:val="en-US"/>
        </w:rPr>
        <w:t>)</w:t>
      </w:r>
      <w:r w:rsidR="00527DCE" w:rsidRPr="006060C4">
        <w:rPr>
          <w:rFonts w:ascii="Times New Roman" w:eastAsia="Times New Roman" w:hAnsi="Times New Roman" w:cs="Times New Roman"/>
          <w:sz w:val="20"/>
          <w:szCs w:val="20"/>
          <w:lang w:val="en-US"/>
        </w:rPr>
        <w:t xml:space="preserve">. In the Pearson test, the total of </w:t>
      </w:r>
      <w:r>
        <w:rPr>
          <w:rFonts w:ascii="Times New Roman" w:eastAsia="Times New Roman" w:hAnsi="Times New Roman" w:cs="Times New Roman"/>
          <w:sz w:val="20"/>
          <w:szCs w:val="20"/>
          <w:lang w:val="en-US"/>
        </w:rPr>
        <w:t>road-kill</w:t>
      </w:r>
      <w:r w:rsidR="00863273">
        <w:rPr>
          <w:rFonts w:ascii="Times New Roman" w:eastAsia="Times New Roman" w:hAnsi="Times New Roman" w:cs="Times New Roman"/>
          <w:sz w:val="20"/>
          <w:szCs w:val="20"/>
          <w:lang w:val="en-US"/>
        </w:rPr>
        <w:t xml:space="preserve"> events</w:t>
      </w:r>
      <w:r w:rsidR="00527DCE" w:rsidRPr="006060C4">
        <w:rPr>
          <w:rFonts w:ascii="Times New Roman" w:eastAsia="Times New Roman" w:hAnsi="Times New Roman" w:cs="Times New Roman"/>
          <w:sz w:val="20"/>
          <w:szCs w:val="20"/>
          <w:lang w:val="en-US"/>
        </w:rPr>
        <w:t xml:space="preserve"> and richness of monthly campaigns displayed a positive correlation with precipitation (0.856; 0.613). Only for the amphibian taxon</w:t>
      </w:r>
      <w:r w:rsidR="00CE24A7">
        <w:rPr>
          <w:rFonts w:ascii="Times New Roman" w:eastAsia="Times New Roman" w:hAnsi="Times New Roman" w:cs="Times New Roman"/>
          <w:sz w:val="20"/>
          <w:szCs w:val="20"/>
          <w:lang w:val="en-US"/>
        </w:rPr>
        <w:t>,</w:t>
      </w:r>
      <w:r w:rsidR="00527DCE" w:rsidRPr="006060C4">
        <w:rPr>
          <w:rFonts w:ascii="Times New Roman" w:eastAsia="Times New Roman" w:hAnsi="Times New Roman" w:cs="Times New Roman"/>
          <w:sz w:val="20"/>
          <w:szCs w:val="20"/>
          <w:lang w:val="en-US"/>
        </w:rPr>
        <w:t xml:space="preserve"> the correlation was positive (0.903). Among the ecological groups, </w:t>
      </w:r>
      <w:r w:rsidR="00527DCE" w:rsidRPr="00F2008D">
        <w:rPr>
          <w:rFonts w:ascii="Times New Roman" w:eastAsia="Times New Roman" w:hAnsi="Times New Roman" w:cs="Times New Roman"/>
          <w:i/>
          <w:iCs/>
          <w:sz w:val="20"/>
          <w:szCs w:val="20"/>
          <w:lang w:val="en-US"/>
        </w:rPr>
        <w:t>Rep 2</w:t>
      </w:r>
      <w:r w:rsidR="00527DCE" w:rsidRPr="006060C4">
        <w:rPr>
          <w:rFonts w:ascii="Times New Roman" w:eastAsia="Times New Roman" w:hAnsi="Times New Roman" w:cs="Times New Roman"/>
          <w:sz w:val="20"/>
          <w:szCs w:val="20"/>
          <w:lang w:val="en-US"/>
        </w:rPr>
        <w:t xml:space="preserve"> (tortoises) and </w:t>
      </w:r>
      <w:r w:rsidR="00527DCE" w:rsidRPr="004D513F">
        <w:rPr>
          <w:rFonts w:ascii="Times New Roman" w:eastAsia="Times New Roman" w:hAnsi="Times New Roman" w:cs="Times New Roman"/>
          <w:i/>
          <w:iCs/>
          <w:sz w:val="20"/>
          <w:szCs w:val="20"/>
          <w:lang w:val="en-US"/>
        </w:rPr>
        <w:t>Bird 2</w:t>
      </w:r>
      <w:r w:rsidR="00527DCE" w:rsidRPr="006060C4">
        <w:rPr>
          <w:rFonts w:ascii="Times New Roman" w:eastAsia="Times New Roman" w:hAnsi="Times New Roman" w:cs="Times New Roman"/>
          <w:sz w:val="20"/>
          <w:szCs w:val="20"/>
          <w:lang w:val="en-US"/>
        </w:rPr>
        <w:t xml:space="preserve"> presented a positive correlation (0.865; 0.609). With regards to size, the </w:t>
      </w:r>
      <w:r w:rsidR="00527DCE" w:rsidRPr="004D513F">
        <w:rPr>
          <w:rFonts w:ascii="Times New Roman" w:eastAsia="Times New Roman" w:hAnsi="Times New Roman" w:cs="Times New Roman"/>
          <w:i/>
          <w:iCs/>
          <w:sz w:val="20"/>
          <w:szCs w:val="20"/>
          <w:lang w:val="en-US"/>
        </w:rPr>
        <w:t>IND L</w:t>
      </w:r>
      <w:r w:rsidR="00527DCE" w:rsidRPr="006060C4">
        <w:rPr>
          <w:rFonts w:ascii="Times New Roman" w:eastAsia="Times New Roman" w:hAnsi="Times New Roman" w:cs="Times New Roman"/>
          <w:sz w:val="20"/>
          <w:szCs w:val="20"/>
          <w:lang w:val="en-US"/>
        </w:rPr>
        <w:t xml:space="preserve"> group had a positive correlation (0.909).</w:t>
      </w:r>
    </w:p>
    <w:p w14:paraId="351FA65D" w14:textId="1A3E1FCB" w:rsidR="00A32E59" w:rsidRDefault="00A32E59" w:rsidP="001C404C">
      <w:pPr>
        <w:tabs>
          <w:tab w:val="left" w:pos="709"/>
        </w:tabs>
        <w:spacing w:after="0"/>
        <w:ind w:firstLine="709"/>
        <w:jc w:val="both"/>
        <w:rPr>
          <w:rFonts w:ascii="Times New Roman" w:eastAsia="Times New Roman" w:hAnsi="Times New Roman" w:cs="Times New Roman"/>
          <w:sz w:val="20"/>
          <w:szCs w:val="20"/>
          <w:lang w:val="en-US"/>
        </w:rPr>
      </w:pPr>
    </w:p>
    <w:p w14:paraId="7C614F94" w14:textId="3510F4F8" w:rsidR="00A32E59" w:rsidRDefault="00A32E59" w:rsidP="00A32E59">
      <w:pPr>
        <w:spacing w:after="0" w:line="240" w:lineRule="auto"/>
        <w:jc w:val="center"/>
        <w:rPr>
          <w:rFonts w:ascii="Times New Roman" w:eastAsia="Times New Roman" w:hAnsi="Times New Roman" w:cs="Times New Roman"/>
          <w:sz w:val="20"/>
          <w:szCs w:val="20"/>
          <w:lang w:val="en-US"/>
        </w:rPr>
      </w:pPr>
      <w:r w:rsidRPr="00A31036">
        <w:rPr>
          <w:rFonts w:ascii="Times New Roman" w:eastAsia="Times New Roman" w:hAnsi="Times New Roman" w:cs="Times New Roman"/>
          <w:b/>
          <w:bCs/>
          <w:sz w:val="20"/>
          <w:szCs w:val="20"/>
          <w:lang w:val="en-US"/>
        </w:rPr>
        <w:t>Table 1.</w:t>
      </w:r>
      <w:r>
        <w:rPr>
          <w:rFonts w:ascii="Times New Roman" w:eastAsia="Times New Roman" w:hAnsi="Times New Roman" w:cs="Times New Roman"/>
          <w:sz w:val="20"/>
          <w:szCs w:val="20"/>
          <w:lang w:val="en-US"/>
        </w:rPr>
        <w:t xml:space="preserve"> </w:t>
      </w:r>
      <w:r w:rsidRPr="00A31036">
        <w:rPr>
          <w:rFonts w:ascii="Times New Roman" w:eastAsia="Times New Roman" w:hAnsi="Times New Roman" w:cs="Times New Roman"/>
          <w:sz w:val="20"/>
          <w:szCs w:val="20"/>
          <w:lang w:val="en-US"/>
        </w:rPr>
        <w:t xml:space="preserve">Correlations between </w:t>
      </w:r>
      <w:r w:rsidR="00300B5A">
        <w:rPr>
          <w:rFonts w:ascii="Times New Roman" w:eastAsia="Times New Roman" w:hAnsi="Times New Roman" w:cs="Times New Roman"/>
          <w:sz w:val="20"/>
          <w:szCs w:val="20"/>
          <w:lang w:val="en-US"/>
        </w:rPr>
        <w:t>road-kill</w:t>
      </w:r>
      <w:r w:rsidR="00421F6A">
        <w:rPr>
          <w:rFonts w:ascii="Times New Roman" w:eastAsia="Times New Roman" w:hAnsi="Times New Roman" w:cs="Times New Roman"/>
          <w:sz w:val="20"/>
          <w:szCs w:val="20"/>
          <w:lang w:val="en-US"/>
        </w:rPr>
        <w:t xml:space="preserve"> event</w:t>
      </w:r>
      <w:r w:rsidRPr="00A31036">
        <w:rPr>
          <w:rFonts w:ascii="Times New Roman" w:eastAsia="Times New Roman" w:hAnsi="Times New Roman" w:cs="Times New Roman"/>
          <w:sz w:val="20"/>
          <w:szCs w:val="20"/>
          <w:lang w:val="en-US"/>
        </w:rPr>
        <w:t>s and seasonal factors</w:t>
      </w:r>
    </w:p>
    <w:tbl>
      <w:tblPr>
        <w:tblW w:w="5800" w:type="dxa"/>
        <w:jc w:val="center"/>
        <w:tblCellMar>
          <w:left w:w="0" w:type="dxa"/>
          <w:right w:w="0" w:type="dxa"/>
        </w:tblCellMar>
        <w:tblLook w:val="04A0" w:firstRow="1" w:lastRow="0" w:firstColumn="1" w:lastColumn="0" w:noHBand="0" w:noVBand="1"/>
      </w:tblPr>
      <w:tblGrid>
        <w:gridCol w:w="1281"/>
        <w:gridCol w:w="1219"/>
        <w:gridCol w:w="1219"/>
        <w:gridCol w:w="955"/>
        <w:gridCol w:w="1126"/>
      </w:tblGrid>
      <w:tr w:rsidR="00A32E59" w:rsidRPr="00A66675" w14:paraId="4FD54F62" w14:textId="77777777" w:rsidTr="00181D1B">
        <w:trPr>
          <w:trHeight w:val="170"/>
          <w:jc w:val="center"/>
        </w:trPr>
        <w:tc>
          <w:tcPr>
            <w:tcW w:w="1282" w:type="dxa"/>
            <w:tcBorders>
              <w:top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C36D7D4" w14:textId="655B81BB"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proofErr w:type="spellStart"/>
            <w:r w:rsidRPr="00A66675">
              <w:rPr>
                <w:rFonts w:ascii="Times New Roman" w:eastAsia="Times New Roman" w:hAnsi="Times New Roman" w:cs="Times New Roman"/>
                <w:color w:val="000000"/>
                <w:sz w:val="20"/>
                <w:szCs w:val="20"/>
                <w:lang w:eastAsia="pt-BR"/>
              </w:rPr>
              <w:t>Gr</w:t>
            </w:r>
            <w:r w:rsidR="00421F6A">
              <w:rPr>
                <w:rFonts w:ascii="Times New Roman" w:eastAsia="Times New Roman" w:hAnsi="Times New Roman" w:cs="Times New Roman"/>
                <w:color w:val="000000"/>
                <w:sz w:val="20"/>
                <w:szCs w:val="20"/>
                <w:lang w:eastAsia="pt-BR"/>
              </w:rPr>
              <w:t>o</w:t>
            </w:r>
            <w:r w:rsidRPr="00A66675">
              <w:rPr>
                <w:rFonts w:ascii="Times New Roman" w:eastAsia="Times New Roman" w:hAnsi="Times New Roman" w:cs="Times New Roman"/>
                <w:color w:val="000000"/>
                <w:sz w:val="20"/>
                <w:szCs w:val="20"/>
                <w:lang w:eastAsia="pt-BR"/>
              </w:rPr>
              <w:t>ups</w:t>
            </w:r>
            <w:proofErr w:type="spellEnd"/>
          </w:p>
        </w:tc>
        <w:tc>
          <w:tcPr>
            <w:tcW w:w="0" w:type="auto"/>
            <w:tcBorders>
              <w:top w:val="single" w:sz="12" w:space="0" w:color="000000"/>
              <w:left w:val="single" w:sz="6" w:space="0" w:color="CCCCCC"/>
              <w:bottom w:val="single" w:sz="12" w:space="0" w:color="000000"/>
            </w:tcBorders>
            <w:tcMar>
              <w:top w:w="0" w:type="dxa"/>
              <w:left w:w="45" w:type="dxa"/>
              <w:bottom w:w="0" w:type="dxa"/>
              <w:right w:w="45" w:type="dxa"/>
            </w:tcMar>
            <w:vAlign w:val="center"/>
            <w:hideMark/>
          </w:tcPr>
          <w:p w14:paraId="1F02AB9F"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Precipitation</w:t>
            </w:r>
            <w:r w:rsidRPr="00A66675">
              <w:rPr>
                <w:rFonts w:ascii="Times New Roman" w:eastAsia="Times New Roman" w:hAnsi="Times New Roman" w:cs="Times New Roman"/>
                <w:color w:val="000000"/>
                <w:sz w:val="20"/>
                <w:szCs w:val="20"/>
                <w:vertAlign w:val="superscript"/>
                <w:lang w:eastAsia="pt-BR"/>
              </w:rPr>
              <w:t>1</w:t>
            </w:r>
          </w:p>
        </w:tc>
        <w:tc>
          <w:tcPr>
            <w:tcW w:w="0" w:type="auto"/>
            <w:tcBorders>
              <w:top w:val="single" w:sz="12" w:space="0" w:color="000000"/>
              <w:left w:val="nil"/>
              <w:bottom w:val="single" w:sz="12" w:space="0" w:color="000000"/>
            </w:tcBorders>
            <w:tcMar>
              <w:top w:w="0" w:type="dxa"/>
              <w:left w:w="45" w:type="dxa"/>
              <w:bottom w:w="0" w:type="dxa"/>
              <w:right w:w="45" w:type="dxa"/>
            </w:tcMar>
            <w:vAlign w:val="center"/>
            <w:hideMark/>
          </w:tcPr>
          <w:p w14:paraId="447EB0CD"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Precipitation</w:t>
            </w:r>
            <w:r w:rsidRPr="00A66675">
              <w:rPr>
                <w:rFonts w:ascii="Times New Roman" w:eastAsia="Times New Roman" w:hAnsi="Times New Roman" w:cs="Times New Roman"/>
                <w:color w:val="000000"/>
                <w:sz w:val="20"/>
                <w:szCs w:val="20"/>
                <w:vertAlign w:val="superscript"/>
                <w:lang w:eastAsia="pt-BR"/>
              </w:rPr>
              <w:t>2</w:t>
            </w:r>
          </w:p>
        </w:tc>
        <w:tc>
          <w:tcPr>
            <w:tcW w:w="0" w:type="auto"/>
            <w:tcBorders>
              <w:top w:val="single" w:sz="12" w:space="0" w:color="000000"/>
              <w:left w:val="nil"/>
              <w:bottom w:val="single" w:sz="12" w:space="0" w:color="000000"/>
            </w:tcBorders>
            <w:tcMar>
              <w:top w:w="0" w:type="dxa"/>
              <w:left w:w="45" w:type="dxa"/>
              <w:bottom w:w="0" w:type="dxa"/>
              <w:right w:w="45" w:type="dxa"/>
            </w:tcMar>
            <w:vAlign w:val="center"/>
            <w:hideMark/>
          </w:tcPr>
          <w:p w14:paraId="4B519199"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Humidity</w:t>
            </w:r>
            <w:r w:rsidRPr="00A66675">
              <w:rPr>
                <w:rFonts w:ascii="Times New Roman" w:eastAsia="Times New Roman" w:hAnsi="Times New Roman" w:cs="Times New Roman"/>
                <w:color w:val="000000"/>
                <w:sz w:val="20"/>
                <w:szCs w:val="20"/>
                <w:vertAlign w:val="superscript"/>
                <w:lang w:eastAsia="pt-BR"/>
              </w:rPr>
              <w:t>1</w:t>
            </w:r>
          </w:p>
        </w:tc>
        <w:tc>
          <w:tcPr>
            <w:tcW w:w="0" w:type="auto"/>
            <w:tcBorders>
              <w:top w:val="single" w:sz="12" w:space="0" w:color="000000"/>
              <w:left w:val="nil"/>
              <w:bottom w:val="single" w:sz="12" w:space="0" w:color="000000"/>
            </w:tcBorders>
            <w:vAlign w:val="center"/>
            <w:hideMark/>
          </w:tcPr>
          <w:p w14:paraId="134B6E5B"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Temperature</w:t>
            </w:r>
            <w:r w:rsidRPr="00A66675">
              <w:rPr>
                <w:rFonts w:ascii="Times New Roman" w:eastAsia="Times New Roman" w:hAnsi="Times New Roman" w:cs="Times New Roman"/>
                <w:color w:val="000000"/>
                <w:sz w:val="20"/>
                <w:szCs w:val="20"/>
                <w:vertAlign w:val="superscript"/>
                <w:lang w:eastAsia="pt-BR"/>
              </w:rPr>
              <w:t>1</w:t>
            </w:r>
          </w:p>
        </w:tc>
      </w:tr>
      <w:tr w:rsidR="00A32E59" w:rsidRPr="00A66675" w14:paraId="7A18577E" w14:textId="77777777" w:rsidTr="00181D1B">
        <w:trPr>
          <w:trHeight w:val="170"/>
          <w:jc w:val="center"/>
        </w:trPr>
        <w:tc>
          <w:tcPr>
            <w:tcW w:w="1282" w:type="dxa"/>
            <w:tcBorders>
              <w:top w:val="single" w:sz="6" w:space="0" w:color="CCCCCC"/>
              <w:bottom w:val="single" w:sz="6" w:space="0" w:color="000000"/>
              <w:right w:val="single" w:sz="12" w:space="0" w:color="000000"/>
            </w:tcBorders>
            <w:tcMar>
              <w:top w:w="0" w:type="dxa"/>
              <w:left w:w="45" w:type="dxa"/>
              <w:bottom w:w="0" w:type="dxa"/>
              <w:right w:w="45" w:type="dxa"/>
            </w:tcMar>
            <w:vAlign w:val="center"/>
            <w:hideMark/>
          </w:tcPr>
          <w:p w14:paraId="45533087" w14:textId="77777777" w:rsidR="00A32E59" w:rsidRPr="00A66675" w:rsidRDefault="00A32E59" w:rsidP="00181D1B">
            <w:pPr>
              <w:spacing w:after="0" w:line="240" w:lineRule="auto"/>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Total</w:t>
            </w:r>
          </w:p>
        </w:tc>
        <w:tc>
          <w:tcPr>
            <w:tcW w:w="0" w:type="auto"/>
            <w:tcBorders>
              <w:top w:val="single" w:sz="6" w:space="0" w:color="CCCCCC"/>
              <w:left w:val="single" w:sz="6" w:space="0" w:color="CCCCCC"/>
              <w:bottom w:val="single" w:sz="6" w:space="0" w:color="000000"/>
            </w:tcBorders>
            <w:tcMar>
              <w:top w:w="0" w:type="dxa"/>
              <w:left w:w="45" w:type="dxa"/>
              <w:bottom w:w="0" w:type="dxa"/>
              <w:right w:w="45" w:type="dxa"/>
            </w:tcMar>
            <w:vAlign w:val="center"/>
            <w:hideMark/>
          </w:tcPr>
          <w:p w14:paraId="2379814A"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0.856**</w:t>
            </w:r>
          </w:p>
        </w:tc>
        <w:tc>
          <w:tcPr>
            <w:tcW w:w="0" w:type="auto"/>
            <w:tcBorders>
              <w:top w:val="single" w:sz="6" w:space="0" w:color="CCCCCC"/>
              <w:left w:val="nil"/>
              <w:bottom w:val="single" w:sz="6" w:space="0" w:color="000000"/>
            </w:tcBorders>
            <w:tcMar>
              <w:top w:w="0" w:type="dxa"/>
              <w:left w:w="45" w:type="dxa"/>
              <w:bottom w:w="0" w:type="dxa"/>
              <w:right w:w="45" w:type="dxa"/>
            </w:tcMar>
            <w:vAlign w:val="center"/>
            <w:hideMark/>
          </w:tcPr>
          <w:p w14:paraId="0761A9FC"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0.715**</w:t>
            </w:r>
          </w:p>
        </w:tc>
        <w:tc>
          <w:tcPr>
            <w:tcW w:w="0" w:type="auto"/>
            <w:tcBorders>
              <w:top w:val="single" w:sz="6" w:space="0" w:color="CCCCCC"/>
              <w:left w:val="nil"/>
              <w:bottom w:val="single" w:sz="6" w:space="0" w:color="000000"/>
            </w:tcBorders>
            <w:tcMar>
              <w:top w:w="0" w:type="dxa"/>
              <w:left w:w="45" w:type="dxa"/>
              <w:bottom w:w="0" w:type="dxa"/>
              <w:right w:w="45" w:type="dxa"/>
            </w:tcMar>
            <w:vAlign w:val="center"/>
            <w:hideMark/>
          </w:tcPr>
          <w:p w14:paraId="48C2E191"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0.696**</w:t>
            </w:r>
          </w:p>
        </w:tc>
        <w:tc>
          <w:tcPr>
            <w:tcW w:w="0" w:type="auto"/>
            <w:tcBorders>
              <w:top w:val="single" w:sz="6" w:space="0" w:color="CCCCCC"/>
              <w:left w:val="nil"/>
              <w:bottom w:val="single" w:sz="6" w:space="0" w:color="000000"/>
            </w:tcBorders>
            <w:tcMar>
              <w:top w:w="0" w:type="dxa"/>
              <w:left w:w="45" w:type="dxa"/>
              <w:bottom w:w="0" w:type="dxa"/>
              <w:right w:w="45" w:type="dxa"/>
            </w:tcMar>
            <w:vAlign w:val="center"/>
            <w:hideMark/>
          </w:tcPr>
          <w:p w14:paraId="77545A47"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-0.547</w:t>
            </w:r>
          </w:p>
        </w:tc>
      </w:tr>
      <w:tr w:rsidR="00A32E59" w:rsidRPr="00A66675" w14:paraId="08C08F4C" w14:textId="77777777" w:rsidTr="00181D1B">
        <w:trPr>
          <w:trHeight w:val="170"/>
          <w:jc w:val="center"/>
        </w:trPr>
        <w:tc>
          <w:tcPr>
            <w:tcW w:w="1282" w:type="dxa"/>
            <w:tcBorders>
              <w:top w:val="single" w:sz="6" w:space="0" w:color="CCCCCC"/>
              <w:right w:val="single" w:sz="12" w:space="0" w:color="000000"/>
            </w:tcBorders>
            <w:tcMar>
              <w:top w:w="0" w:type="dxa"/>
              <w:left w:w="45" w:type="dxa"/>
              <w:bottom w:w="0" w:type="dxa"/>
              <w:right w:w="45" w:type="dxa"/>
            </w:tcMar>
            <w:vAlign w:val="center"/>
            <w:hideMark/>
          </w:tcPr>
          <w:p w14:paraId="12E166CD" w14:textId="77777777" w:rsidR="00A32E59" w:rsidRPr="00A66675" w:rsidRDefault="00A32E59" w:rsidP="00181D1B">
            <w:pPr>
              <w:spacing w:after="0" w:line="240" w:lineRule="auto"/>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Bird</w:t>
            </w:r>
          </w:p>
        </w:tc>
        <w:tc>
          <w:tcPr>
            <w:tcW w:w="0" w:type="auto"/>
            <w:tcBorders>
              <w:top w:val="single" w:sz="6" w:space="0" w:color="CCCCCC"/>
              <w:left w:val="single" w:sz="6" w:space="0" w:color="CCCCCC"/>
            </w:tcBorders>
            <w:tcMar>
              <w:top w:w="0" w:type="dxa"/>
              <w:left w:w="45" w:type="dxa"/>
              <w:bottom w:w="0" w:type="dxa"/>
              <w:right w:w="45" w:type="dxa"/>
            </w:tcMar>
            <w:vAlign w:val="center"/>
            <w:hideMark/>
          </w:tcPr>
          <w:p w14:paraId="6C317AD8"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0.485</w:t>
            </w:r>
          </w:p>
        </w:tc>
        <w:tc>
          <w:tcPr>
            <w:tcW w:w="0" w:type="auto"/>
            <w:tcBorders>
              <w:top w:val="single" w:sz="6" w:space="0" w:color="CCCCCC"/>
              <w:left w:val="nil"/>
            </w:tcBorders>
            <w:tcMar>
              <w:top w:w="0" w:type="dxa"/>
              <w:left w:w="45" w:type="dxa"/>
              <w:bottom w:w="0" w:type="dxa"/>
              <w:right w:w="45" w:type="dxa"/>
            </w:tcMar>
            <w:vAlign w:val="center"/>
            <w:hideMark/>
          </w:tcPr>
          <w:p w14:paraId="4142AF66"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0.282</w:t>
            </w:r>
          </w:p>
        </w:tc>
        <w:tc>
          <w:tcPr>
            <w:tcW w:w="0" w:type="auto"/>
            <w:tcBorders>
              <w:top w:val="single" w:sz="6" w:space="0" w:color="CCCCCC"/>
              <w:left w:val="nil"/>
            </w:tcBorders>
            <w:tcMar>
              <w:top w:w="0" w:type="dxa"/>
              <w:left w:w="45" w:type="dxa"/>
              <w:bottom w:w="0" w:type="dxa"/>
              <w:right w:w="45" w:type="dxa"/>
            </w:tcMar>
            <w:vAlign w:val="center"/>
            <w:hideMark/>
          </w:tcPr>
          <w:p w14:paraId="364FAA81"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0.166</w:t>
            </w:r>
          </w:p>
        </w:tc>
        <w:tc>
          <w:tcPr>
            <w:tcW w:w="0" w:type="auto"/>
            <w:tcBorders>
              <w:top w:val="single" w:sz="6" w:space="0" w:color="CCCCCC"/>
              <w:left w:val="nil"/>
            </w:tcBorders>
            <w:tcMar>
              <w:top w:w="0" w:type="dxa"/>
              <w:left w:w="45" w:type="dxa"/>
              <w:bottom w:w="0" w:type="dxa"/>
              <w:right w:w="45" w:type="dxa"/>
            </w:tcMar>
            <w:vAlign w:val="center"/>
            <w:hideMark/>
          </w:tcPr>
          <w:p w14:paraId="294CF786"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0.04</w:t>
            </w:r>
          </w:p>
        </w:tc>
      </w:tr>
      <w:tr w:rsidR="00A32E59" w:rsidRPr="00A66675" w14:paraId="581CD00B" w14:textId="77777777" w:rsidTr="00181D1B">
        <w:trPr>
          <w:trHeight w:val="170"/>
          <w:jc w:val="center"/>
        </w:trPr>
        <w:tc>
          <w:tcPr>
            <w:tcW w:w="1282" w:type="dxa"/>
            <w:tcBorders>
              <w:right w:val="single" w:sz="12" w:space="0" w:color="000000"/>
            </w:tcBorders>
            <w:tcMar>
              <w:top w:w="0" w:type="dxa"/>
              <w:left w:w="45" w:type="dxa"/>
              <w:bottom w:w="0" w:type="dxa"/>
              <w:right w:w="45" w:type="dxa"/>
            </w:tcMar>
            <w:vAlign w:val="center"/>
            <w:hideMark/>
          </w:tcPr>
          <w:p w14:paraId="5E461240"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Mammal</w:t>
            </w:r>
          </w:p>
        </w:tc>
        <w:tc>
          <w:tcPr>
            <w:tcW w:w="0" w:type="auto"/>
            <w:tcBorders>
              <w:left w:val="single" w:sz="6" w:space="0" w:color="CCCCCC"/>
            </w:tcBorders>
            <w:tcMar>
              <w:top w:w="0" w:type="dxa"/>
              <w:left w:w="45" w:type="dxa"/>
              <w:bottom w:w="0" w:type="dxa"/>
              <w:right w:w="45" w:type="dxa"/>
            </w:tcMar>
            <w:vAlign w:val="center"/>
            <w:hideMark/>
          </w:tcPr>
          <w:p w14:paraId="41371191"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-0.455</w:t>
            </w:r>
          </w:p>
        </w:tc>
        <w:tc>
          <w:tcPr>
            <w:tcW w:w="0" w:type="auto"/>
            <w:tcBorders>
              <w:left w:val="nil"/>
            </w:tcBorders>
            <w:tcMar>
              <w:top w:w="0" w:type="dxa"/>
              <w:left w:w="45" w:type="dxa"/>
              <w:bottom w:w="0" w:type="dxa"/>
              <w:right w:w="45" w:type="dxa"/>
            </w:tcMar>
            <w:vAlign w:val="center"/>
            <w:hideMark/>
          </w:tcPr>
          <w:p w14:paraId="78A9CC3A"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-0.641**</w:t>
            </w:r>
          </w:p>
        </w:tc>
        <w:tc>
          <w:tcPr>
            <w:tcW w:w="0" w:type="auto"/>
            <w:tcBorders>
              <w:left w:val="nil"/>
            </w:tcBorders>
            <w:tcMar>
              <w:top w:w="0" w:type="dxa"/>
              <w:left w:w="45" w:type="dxa"/>
              <w:bottom w:w="0" w:type="dxa"/>
              <w:right w:w="45" w:type="dxa"/>
            </w:tcMar>
            <w:vAlign w:val="center"/>
            <w:hideMark/>
          </w:tcPr>
          <w:p w14:paraId="250CC422"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w:t>
            </w:r>
            <w:r w:rsidRPr="00A66675">
              <w:rPr>
                <w:rFonts w:ascii="Times New Roman" w:eastAsia="Times New Roman" w:hAnsi="Times New Roman" w:cs="Times New Roman"/>
                <w:color w:val="000000"/>
                <w:sz w:val="20"/>
                <w:szCs w:val="20"/>
                <w:lang w:eastAsia="pt-BR"/>
              </w:rPr>
              <w:t>0.447</w:t>
            </w:r>
          </w:p>
        </w:tc>
        <w:tc>
          <w:tcPr>
            <w:tcW w:w="0" w:type="auto"/>
            <w:tcBorders>
              <w:left w:val="nil"/>
            </w:tcBorders>
            <w:tcMar>
              <w:top w:w="0" w:type="dxa"/>
              <w:left w:w="45" w:type="dxa"/>
              <w:bottom w:w="0" w:type="dxa"/>
              <w:right w:w="45" w:type="dxa"/>
            </w:tcMar>
            <w:vAlign w:val="center"/>
            <w:hideMark/>
          </w:tcPr>
          <w:p w14:paraId="75CD17F4"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0.445</w:t>
            </w:r>
          </w:p>
        </w:tc>
      </w:tr>
      <w:tr w:rsidR="00A32E59" w:rsidRPr="00A66675" w14:paraId="0E6B170A" w14:textId="77777777" w:rsidTr="00181D1B">
        <w:trPr>
          <w:trHeight w:val="170"/>
          <w:jc w:val="center"/>
        </w:trPr>
        <w:tc>
          <w:tcPr>
            <w:tcW w:w="1282" w:type="dxa"/>
            <w:tcBorders>
              <w:right w:val="single" w:sz="12" w:space="0" w:color="000000"/>
            </w:tcBorders>
            <w:tcMar>
              <w:top w:w="0" w:type="dxa"/>
              <w:left w:w="45" w:type="dxa"/>
              <w:bottom w:w="0" w:type="dxa"/>
              <w:right w:w="45" w:type="dxa"/>
            </w:tcMar>
            <w:vAlign w:val="center"/>
            <w:hideMark/>
          </w:tcPr>
          <w:p w14:paraId="64661F1E"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Reptile</w:t>
            </w:r>
          </w:p>
        </w:tc>
        <w:tc>
          <w:tcPr>
            <w:tcW w:w="0" w:type="auto"/>
            <w:tcBorders>
              <w:left w:val="single" w:sz="6" w:space="0" w:color="CCCCCC"/>
            </w:tcBorders>
            <w:tcMar>
              <w:top w:w="0" w:type="dxa"/>
              <w:left w:w="45" w:type="dxa"/>
              <w:bottom w:w="0" w:type="dxa"/>
              <w:right w:w="45" w:type="dxa"/>
            </w:tcMar>
            <w:vAlign w:val="center"/>
            <w:hideMark/>
          </w:tcPr>
          <w:p w14:paraId="3CC4BC08"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0.344</w:t>
            </w:r>
          </w:p>
        </w:tc>
        <w:tc>
          <w:tcPr>
            <w:tcW w:w="0" w:type="auto"/>
            <w:tcBorders>
              <w:left w:val="nil"/>
            </w:tcBorders>
            <w:tcMar>
              <w:top w:w="0" w:type="dxa"/>
              <w:left w:w="45" w:type="dxa"/>
              <w:bottom w:w="0" w:type="dxa"/>
              <w:right w:w="45" w:type="dxa"/>
            </w:tcMar>
            <w:vAlign w:val="center"/>
            <w:hideMark/>
          </w:tcPr>
          <w:p w14:paraId="626E5B97"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0.487</w:t>
            </w:r>
          </w:p>
        </w:tc>
        <w:tc>
          <w:tcPr>
            <w:tcW w:w="0" w:type="auto"/>
            <w:tcBorders>
              <w:left w:val="nil"/>
            </w:tcBorders>
            <w:tcMar>
              <w:top w:w="0" w:type="dxa"/>
              <w:left w:w="45" w:type="dxa"/>
              <w:bottom w:w="0" w:type="dxa"/>
              <w:right w:w="45" w:type="dxa"/>
            </w:tcMar>
            <w:vAlign w:val="center"/>
            <w:hideMark/>
          </w:tcPr>
          <w:p w14:paraId="3EBCA425"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0.778*</w:t>
            </w:r>
          </w:p>
        </w:tc>
        <w:tc>
          <w:tcPr>
            <w:tcW w:w="0" w:type="auto"/>
            <w:tcBorders>
              <w:left w:val="nil"/>
            </w:tcBorders>
            <w:tcMar>
              <w:top w:w="0" w:type="dxa"/>
              <w:left w:w="45" w:type="dxa"/>
              <w:bottom w:w="0" w:type="dxa"/>
              <w:right w:w="45" w:type="dxa"/>
            </w:tcMar>
            <w:vAlign w:val="center"/>
            <w:hideMark/>
          </w:tcPr>
          <w:p w14:paraId="65F1F5AF"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-0.859</w:t>
            </w:r>
          </w:p>
        </w:tc>
      </w:tr>
      <w:tr w:rsidR="00A32E59" w:rsidRPr="00A66675" w14:paraId="7BC66C00" w14:textId="77777777" w:rsidTr="00181D1B">
        <w:trPr>
          <w:trHeight w:val="170"/>
          <w:jc w:val="center"/>
        </w:trPr>
        <w:tc>
          <w:tcPr>
            <w:tcW w:w="1282" w:type="dxa"/>
            <w:tcBorders>
              <w:bottom w:val="single" w:sz="6" w:space="0" w:color="000000"/>
              <w:right w:val="single" w:sz="12" w:space="0" w:color="000000"/>
            </w:tcBorders>
            <w:tcMar>
              <w:top w:w="0" w:type="dxa"/>
              <w:left w:w="45" w:type="dxa"/>
              <w:bottom w:w="0" w:type="dxa"/>
              <w:right w:w="45" w:type="dxa"/>
            </w:tcMar>
            <w:vAlign w:val="center"/>
            <w:hideMark/>
          </w:tcPr>
          <w:p w14:paraId="3D5F93A7"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Amphibian</w:t>
            </w:r>
          </w:p>
        </w:tc>
        <w:tc>
          <w:tcPr>
            <w:tcW w:w="0" w:type="auto"/>
            <w:tcBorders>
              <w:left w:val="single" w:sz="6" w:space="0" w:color="CCCCCC"/>
              <w:bottom w:val="single" w:sz="6" w:space="0" w:color="000000"/>
            </w:tcBorders>
            <w:tcMar>
              <w:top w:w="0" w:type="dxa"/>
              <w:left w:w="45" w:type="dxa"/>
              <w:bottom w:w="0" w:type="dxa"/>
              <w:right w:w="45" w:type="dxa"/>
            </w:tcMar>
            <w:vAlign w:val="center"/>
            <w:hideMark/>
          </w:tcPr>
          <w:p w14:paraId="16B05047"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0.903*</w:t>
            </w:r>
          </w:p>
        </w:tc>
        <w:tc>
          <w:tcPr>
            <w:tcW w:w="0" w:type="auto"/>
            <w:tcBorders>
              <w:left w:val="nil"/>
              <w:bottom w:val="single" w:sz="6" w:space="0" w:color="000000"/>
            </w:tcBorders>
            <w:tcMar>
              <w:top w:w="0" w:type="dxa"/>
              <w:left w:w="45" w:type="dxa"/>
              <w:bottom w:w="0" w:type="dxa"/>
              <w:right w:w="45" w:type="dxa"/>
            </w:tcMar>
            <w:vAlign w:val="center"/>
            <w:hideMark/>
          </w:tcPr>
          <w:p w14:paraId="050468C5"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0.784*</w:t>
            </w:r>
          </w:p>
        </w:tc>
        <w:tc>
          <w:tcPr>
            <w:tcW w:w="0" w:type="auto"/>
            <w:tcBorders>
              <w:left w:val="nil"/>
              <w:bottom w:val="single" w:sz="6" w:space="0" w:color="000000"/>
            </w:tcBorders>
            <w:tcMar>
              <w:top w:w="0" w:type="dxa"/>
              <w:left w:w="45" w:type="dxa"/>
              <w:bottom w:w="0" w:type="dxa"/>
              <w:right w:w="45" w:type="dxa"/>
            </w:tcMar>
            <w:vAlign w:val="center"/>
            <w:hideMark/>
          </w:tcPr>
          <w:p w14:paraId="15341128"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0.745*</w:t>
            </w:r>
          </w:p>
        </w:tc>
        <w:tc>
          <w:tcPr>
            <w:tcW w:w="0" w:type="auto"/>
            <w:tcBorders>
              <w:left w:val="nil"/>
              <w:bottom w:val="single" w:sz="6" w:space="0" w:color="000000"/>
            </w:tcBorders>
            <w:tcMar>
              <w:top w:w="0" w:type="dxa"/>
              <w:left w:w="45" w:type="dxa"/>
              <w:bottom w:w="0" w:type="dxa"/>
              <w:right w:w="45" w:type="dxa"/>
            </w:tcMar>
            <w:vAlign w:val="center"/>
            <w:hideMark/>
          </w:tcPr>
          <w:p w14:paraId="0982D8DE"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-0.577*</w:t>
            </w:r>
          </w:p>
        </w:tc>
      </w:tr>
      <w:tr w:rsidR="00A32E59" w:rsidRPr="00A66675" w14:paraId="531C6A1D" w14:textId="77777777" w:rsidTr="00181D1B">
        <w:trPr>
          <w:trHeight w:val="170"/>
          <w:jc w:val="center"/>
        </w:trPr>
        <w:tc>
          <w:tcPr>
            <w:tcW w:w="1282" w:type="dxa"/>
            <w:tcBorders>
              <w:top w:val="single" w:sz="6" w:space="0" w:color="CCCCCC"/>
              <w:right w:val="single" w:sz="12" w:space="0" w:color="000000"/>
            </w:tcBorders>
            <w:tcMar>
              <w:top w:w="0" w:type="dxa"/>
              <w:left w:w="45" w:type="dxa"/>
              <w:bottom w:w="0" w:type="dxa"/>
              <w:right w:w="45" w:type="dxa"/>
            </w:tcMar>
            <w:vAlign w:val="center"/>
            <w:hideMark/>
          </w:tcPr>
          <w:p w14:paraId="062A346A"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Bird 1</w:t>
            </w:r>
          </w:p>
        </w:tc>
        <w:tc>
          <w:tcPr>
            <w:tcW w:w="0" w:type="auto"/>
            <w:tcBorders>
              <w:top w:val="single" w:sz="6" w:space="0" w:color="CCCCCC"/>
              <w:left w:val="single" w:sz="6" w:space="0" w:color="CCCCCC"/>
            </w:tcBorders>
            <w:tcMar>
              <w:top w:w="0" w:type="dxa"/>
              <w:left w:w="45" w:type="dxa"/>
              <w:bottom w:w="0" w:type="dxa"/>
              <w:right w:w="45" w:type="dxa"/>
            </w:tcMar>
            <w:vAlign w:val="center"/>
            <w:hideMark/>
          </w:tcPr>
          <w:p w14:paraId="1C297617"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0.161</w:t>
            </w:r>
          </w:p>
        </w:tc>
        <w:tc>
          <w:tcPr>
            <w:tcW w:w="0" w:type="auto"/>
            <w:tcBorders>
              <w:top w:val="single" w:sz="6" w:space="0" w:color="CCCCCC"/>
              <w:left w:val="nil"/>
            </w:tcBorders>
            <w:tcMar>
              <w:top w:w="0" w:type="dxa"/>
              <w:left w:w="45" w:type="dxa"/>
              <w:bottom w:w="0" w:type="dxa"/>
              <w:right w:w="45" w:type="dxa"/>
            </w:tcMar>
            <w:vAlign w:val="center"/>
            <w:hideMark/>
          </w:tcPr>
          <w:p w14:paraId="7DA410F1"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-0.082</w:t>
            </w:r>
          </w:p>
        </w:tc>
        <w:tc>
          <w:tcPr>
            <w:tcW w:w="0" w:type="auto"/>
            <w:tcBorders>
              <w:top w:val="single" w:sz="6" w:space="0" w:color="CCCCCC"/>
              <w:left w:val="nil"/>
            </w:tcBorders>
            <w:tcMar>
              <w:top w:w="0" w:type="dxa"/>
              <w:left w:w="45" w:type="dxa"/>
              <w:bottom w:w="0" w:type="dxa"/>
              <w:right w:w="45" w:type="dxa"/>
            </w:tcMar>
            <w:vAlign w:val="center"/>
            <w:hideMark/>
          </w:tcPr>
          <w:p w14:paraId="1A2ADD6C"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-0.225</w:t>
            </w:r>
          </w:p>
        </w:tc>
        <w:tc>
          <w:tcPr>
            <w:tcW w:w="0" w:type="auto"/>
            <w:tcBorders>
              <w:top w:val="single" w:sz="6" w:space="0" w:color="CCCCCC"/>
              <w:left w:val="nil"/>
            </w:tcBorders>
            <w:tcMar>
              <w:top w:w="0" w:type="dxa"/>
              <w:left w:w="45" w:type="dxa"/>
              <w:bottom w:w="0" w:type="dxa"/>
              <w:right w:w="45" w:type="dxa"/>
            </w:tcMar>
            <w:vAlign w:val="center"/>
            <w:hideMark/>
          </w:tcPr>
          <w:p w14:paraId="797D330D"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0.012</w:t>
            </w:r>
          </w:p>
        </w:tc>
      </w:tr>
      <w:tr w:rsidR="00A32E59" w:rsidRPr="00A66675" w14:paraId="2EB21FCD" w14:textId="77777777" w:rsidTr="00181D1B">
        <w:trPr>
          <w:trHeight w:val="170"/>
          <w:jc w:val="center"/>
        </w:trPr>
        <w:tc>
          <w:tcPr>
            <w:tcW w:w="1282" w:type="dxa"/>
            <w:tcBorders>
              <w:right w:val="single" w:sz="12" w:space="0" w:color="000000"/>
            </w:tcBorders>
            <w:tcMar>
              <w:top w:w="0" w:type="dxa"/>
              <w:left w:w="45" w:type="dxa"/>
              <w:bottom w:w="0" w:type="dxa"/>
              <w:right w:w="45" w:type="dxa"/>
            </w:tcMar>
            <w:vAlign w:val="center"/>
            <w:hideMark/>
          </w:tcPr>
          <w:p w14:paraId="041FC610"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Bird 2</w:t>
            </w:r>
          </w:p>
        </w:tc>
        <w:tc>
          <w:tcPr>
            <w:tcW w:w="0" w:type="auto"/>
            <w:tcBorders>
              <w:left w:val="single" w:sz="6" w:space="0" w:color="CCCCCC"/>
            </w:tcBorders>
            <w:tcMar>
              <w:top w:w="0" w:type="dxa"/>
              <w:left w:w="45" w:type="dxa"/>
              <w:bottom w:w="0" w:type="dxa"/>
              <w:right w:w="45" w:type="dxa"/>
            </w:tcMar>
            <w:vAlign w:val="center"/>
            <w:hideMark/>
          </w:tcPr>
          <w:p w14:paraId="51FDFA06"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0.609**</w:t>
            </w:r>
          </w:p>
        </w:tc>
        <w:tc>
          <w:tcPr>
            <w:tcW w:w="0" w:type="auto"/>
            <w:tcBorders>
              <w:left w:val="nil"/>
            </w:tcBorders>
            <w:tcMar>
              <w:top w:w="0" w:type="dxa"/>
              <w:left w:w="45" w:type="dxa"/>
              <w:bottom w:w="0" w:type="dxa"/>
              <w:right w:w="45" w:type="dxa"/>
            </w:tcMar>
            <w:vAlign w:val="center"/>
            <w:hideMark/>
          </w:tcPr>
          <w:p w14:paraId="176DAA73"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0.488</w:t>
            </w:r>
          </w:p>
        </w:tc>
        <w:tc>
          <w:tcPr>
            <w:tcW w:w="0" w:type="auto"/>
            <w:tcBorders>
              <w:left w:val="nil"/>
            </w:tcBorders>
            <w:tcMar>
              <w:top w:w="0" w:type="dxa"/>
              <w:left w:w="45" w:type="dxa"/>
              <w:bottom w:w="0" w:type="dxa"/>
              <w:right w:w="45" w:type="dxa"/>
            </w:tcMar>
            <w:vAlign w:val="center"/>
            <w:hideMark/>
          </w:tcPr>
          <w:p w14:paraId="6530B153"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0.26</w:t>
            </w:r>
          </w:p>
        </w:tc>
        <w:tc>
          <w:tcPr>
            <w:tcW w:w="0" w:type="auto"/>
            <w:tcBorders>
              <w:left w:val="nil"/>
            </w:tcBorders>
            <w:tcMar>
              <w:top w:w="0" w:type="dxa"/>
              <w:left w:w="45" w:type="dxa"/>
              <w:bottom w:w="0" w:type="dxa"/>
              <w:right w:w="45" w:type="dxa"/>
            </w:tcMar>
            <w:vAlign w:val="center"/>
            <w:hideMark/>
          </w:tcPr>
          <w:p w14:paraId="180FBC29"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0.127</w:t>
            </w:r>
          </w:p>
        </w:tc>
      </w:tr>
      <w:tr w:rsidR="00A32E59" w:rsidRPr="00A66675" w14:paraId="7C9FF888" w14:textId="77777777" w:rsidTr="00181D1B">
        <w:trPr>
          <w:trHeight w:val="170"/>
          <w:jc w:val="center"/>
        </w:trPr>
        <w:tc>
          <w:tcPr>
            <w:tcW w:w="1282" w:type="dxa"/>
            <w:tcBorders>
              <w:right w:val="single" w:sz="12" w:space="0" w:color="000000"/>
            </w:tcBorders>
            <w:tcMar>
              <w:top w:w="0" w:type="dxa"/>
              <w:left w:w="45" w:type="dxa"/>
              <w:bottom w:w="0" w:type="dxa"/>
              <w:right w:w="45" w:type="dxa"/>
            </w:tcMar>
            <w:vAlign w:val="center"/>
            <w:hideMark/>
          </w:tcPr>
          <w:p w14:paraId="027ACA14"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Bird 3</w:t>
            </w:r>
          </w:p>
        </w:tc>
        <w:tc>
          <w:tcPr>
            <w:tcW w:w="0" w:type="auto"/>
            <w:tcBorders>
              <w:left w:val="single" w:sz="6" w:space="0" w:color="CCCCCC"/>
            </w:tcBorders>
            <w:tcMar>
              <w:top w:w="0" w:type="dxa"/>
              <w:left w:w="45" w:type="dxa"/>
              <w:bottom w:w="0" w:type="dxa"/>
              <w:right w:w="45" w:type="dxa"/>
            </w:tcMar>
            <w:vAlign w:val="center"/>
            <w:hideMark/>
          </w:tcPr>
          <w:p w14:paraId="3BA70322"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-0.559</w:t>
            </w:r>
          </w:p>
        </w:tc>
        <w:tc>
          <w:tcPr>
            <w:tcW w:w="0" w:type="auto"/>
            <w:tcBorders>
              <w:left w:val="nil"/>
            </w:tcBorders>
            <w:tcMar>
              <w:top w:w="0" w:type="dxa"/>
              <w:left w:w="45" w:type="dxa"/>
              <w:bottom w:w="0" w:type="dxa"/>
              <w:right w:w="45" w:type="dxa"/>
            </w:tcMar>
            <w:vAlign w:val="center"/>
            <w:hideMark/>
          </w:tcPr>
          <w:p w14:paraId="11300D18"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0.062</w:t>
            </w:r>
          </w:p>
        </w:tc>
        <w:tc>
          <w:tcPr>
            <w:tcW w:w="0" w:type="auto"/>
            <w:tcBorders>
              <w:left w:val="nil"/>
            </w:tcBorders>
            <w:tcMar>
              <w:top w:w="0" w:type="dxa"/>
              <w:left w:w="45" w:type="dxa"/>
              <w:bottom w:w="0" w:type="dxa"/>
              <w:right w:w="45" w:type="dxa"/>
            </w:tcMar>
            <w:vAlign w:val="center"/>
            <w:hideMark/>
          </w:tcPr>
          <w:p w14:paraId="7B72FEBF"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0.152</w:t>
            </w:r>
          </w:p>
        </w:tc>
        <w:tc>
          <w:tcPr>
            <w:tcW w:w="0" w:type="auto"/>
            <w:tcBorders>
              <w:left w:val="nil"/>
            </w:tcBorders>
            <w:tcMar>
              <w:top w:w="0" w:type="dxa"/>
              <w:left w:w="45" w:type="dxa"/>
              <w:bottom w:w="0" w:type="dxa"/>
              <w:right w:w="45" w:type="dxa"/>
            </w:tcMar>
            <w:vAlign w:val="center"/>
            <w:hideMark/>
          </w:tcPr>
          <w:p w14:paraId="05A3EBF6"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0.053</w:t>
            </w:r>
          </w:p>
        </w:tc>
      </w:tr>
      <w:tr w:rsidR="00A32E59" w:rsidRPr="00A66675" w14:paraId="5831B4FE" w14:textId="77777777" w:rsidTr="00181D1B">
        <w:trPr>
          <w:trHeight w:val="170"/>
          <w:jc w:val="center"/>
        </w:trPr>
        <w:tc>
          <w:tcPr>
            <w:tcW w:w="1282" w:type="dxa"/>
            <w:tcBorders>
              <w:right w:val="single" w:sz="12" w:space="0" w:color="000000"/>
            </w:tcBorders>
            <w:tcMar>
              <w:top w:w="0" w:type="dxa"/>
              <w:left w:w="45" w:type="dxa"/>
              <w:bottom w:w="0" w:type="dxa"/>
              <w:right w:w="45" w:type="dxa"/>
            </w:tcMar>
            <w:vAlign w:val="center"/>
            <w:hideMark/>
          </w:tcPr>
          <w:p w14:paraId="200E7424"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Mam 1</w:t>
            </w:r>
          </w:p>
        </w:tc>
        <w:tc>
          <w:tcPr>
            <w:tcW w:w="0" w:type="auto"/>
            <w:tcBorders>
              <w:left w:val="single" w:sz="6" w:space="0" w:color="CCCCCC"/>
            </w:tcBorders>
            <w:tcMar>
              <w:top w:w="0" w:type="dxa"/>
              <w:left w:w="45" w:type="dxa"/>
              <w:bottom w:w="0" w:type="dxa"/>
              <w:right w:w="45" w:type="dxa"/>
            </w:tcMar>
            <w:vAlign w:val="center"/>
            <w:hideMark/>
          </w:tcPr>
          <w:p w14:paraId="658A50EF"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-0.143</w:t>
            </w:r>
          </w:p>
        </w:tc>
        <w:tc>
          <w:tcPr>
            <w:tcW w:w="0" w:type="auto"/>
            <w:tcBorders>
              <w:left w:val="nil"/>
            </w:tcBorders>
            <w:tcMar>
              <w:top w:w="0" w:type="dxa"/>
              <w:left w:w="45" w:type="dxa"/>
              <w:bottom w:w="0" w:type="dxa"/>
              <w:right w:w="45" w:type="dxa"/>
            </w:tcMar>
            <w:vAlign w:val="center"/>
            <w:hideMark/>
          </w:tcPr>
          <w:p w14:paraId="064FC216"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-0.639**</w:t>
            </w:r>
          </w:p>
        </w:tc>
        <w:tc>
          <w:tcPr>
            <w:tcW w:w="0" w:type="auto"/>
            <w:tcBorders>
              <w:left w:val="nil"/>
            </w:tcBorders>
            <w:tcMar>
              <w:top w:w="0" w:type="dxa"/>
              <w:left w:w="45" w:type="dxa"/>
              <w:bottom w:w="0" w:type="dxa"/>
              <w:right w:w="45" w:type="dxa"/>
            </w:tcMar>
            <w:vAlign w:val="center"/>
            <w:hideMark/>
          </w:tcPr>
          <w:p w14:paraId="3CD570A0"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w:t>
            </w:r>
            <w:r w:rsidRPr="00A66675">
              <w:rPr>
                <w:rFonts w:ascii="Times New Roman" w:eastAsia="Times New Roman" w:hAnsi="Times New Roman" w:cs="Times New Roman"/>
                <w:b/>
                <w:bCs/>
                <w:color w:val="000000"/>
                <w:sz w:val="20"/>
                <w:szCs w:val="20"/>
                <w:lang w:eastAsia="pt-BR"/>
              </w:rPr>
              <w:t>0.596**</w:t>
            </w:r>
          </w:p>
        </w:tc>
        <w:tc>
          <w:tcPr>
            <w:tcW w:w="0" w:type="auto"/>
            <w:tcBorders>
              <w:left w:val="nil"/>
            </w:tcBorders>
            <w:tcMar>
              <w:top w:w="0" w:type="dxa"/>
              <w:left w:w="45" w:type="dxa"/>
              <w:bottom w:w="0" w:type="dxa"/>
              <w:right w:w="45" w:type="dxa"/>
            </w:tcMar>
            <w:vAlign w:val="center"/>
            <w:hideMark/>
          </w:tcPr>
          <w:p w14:paraId="634E9186"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0.605</w:t>
            </w:r>
          </w:p>
        </w:tc>
      </w:tr>
      <w:tr w:rsidR="00A32E59" w:rsidRPr="00A66675" w14:paraId="56AF7CC0" w14:textId="77777777" w:rsidTr="00181D1B">
        <w:trPr>
          <w:trHeight w:val="170"/>
          <w:jc w:val="center"/>
        </w:trPr>
        <w:tc>
          <w:tcPr>
            <w:tcW w:w="1282" w:type="dxa"/>
            <w:tcBorders>
              <w:right w:val="single" w:sz="12" w:space="0" w:color="000000"/>
            </w:tcBorders>
            <w:tcMar>
              <w:top w:w="0" w:type="dxa"/>
              <w:left w:w="45" w:type="dxa"/>
              <w:bottom w:w="0" w:type="dxa"/>
              <w:right w:w="45" w:type="dxa"/>
            </w:tcMar>
            <w:vAlign w:val="center"/>
            <w:hideMark/>
          </w:tcPr>
          <w:p w14:paraId="05F96305"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Rep 1</w:t>
            </w:r>
          </w:p>
        </w:tc>
        <w:tc>
          <w:tcPr>
            <w:tcW w:w="0" w:type="auto"/>
            <w:tcBorders>
              <w:left w:val="single" w:sz="6" w:space="0" w:color="CCCCCC"/>
            </w:tcBorders>
            <w:tcMar>
              <w:top w:w="0" w:type="dxa"/>
              <w:left w:w="45" w:type="dxa"/>
              <w:bottom w:w="0" w:type="dxa"/>
              <w:right w:w="45" w:type="dxa"/>
            </w:tcMar>
            <w:vAlign w:val="center"/>
            <w:hideMark/>
          </w:tcPr>
          <w:p w14:paraId="4B587C20"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-0.037</w:t>
            </w:r>
          </w:p>
        </w:tc>
        <w:tc>
          <w:tcPr>
            <w:tcW w:w="0" w:type="auto"/>
            <w:tcBorders>
              <w:left w:val="nil"/>
            </w:tcBorders>
            <w:tcMar>
              <w:top w:w="0" w:type="dxa"/>
              <w:left w:w="45" w:type="dxa"/>
              <w:bottom w:w="0" w:type="dxa"/>
              <w:right w:w="45" w:type="dxa"/>
            </w:tcMar>
            <w:vAlign w:val="center"/>
            <w:hideMark/>
          </w:tcPr>
          <w:p w14:paraId="1C9EB224"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0.273</w:t>
            </w:r>
          </w:p>
        </w:tc>
        <w:tc>
          <w:tcPr>
            <w:tcW w:w="0" w:type="auto"/>
            <w:tcBorders>
              <w:left w:val="nil"/>
            </w:tcBorders>
            <w:tcMar>
              <w:top w:w="0" w:type="dxa"/>
              <w:left w:w="45" w:type="dxa"/>
              <w:bottom w:w="0" w:type="dxa"/>
              <w:right w:w="45" w:type="dxa"/>
            </w:tcMar>
            <w:vAlign w:val="center"/>
            <w:hideMark/>
          </w:tcPr>
          <w:p w14:paraId="0F24D2BE"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0.467</w:t>
            </w:r>
          </w:p>
        </w:tc>
        <w:tc>
          <w:tcPr>
            <w:tcW w:w="0" w:type="auto"/>
            <w:tcBorders>
              <w:left w:val="nil"/>
            </w:tcBorders>
            <w:tcMar>
              <w:top w:w="0" w:type="dxa"/>
              <w:left w:w="45" w:type="dxa"/>
              <w:bottom w:w="0" w:type="dxa"/>
              <w:right w:w="45" w:type="dxa"/>
            </w:tcMar>
            <w:vAlign w:val="center"/>
            <w:hideMark/>
          </w:tcPr>
          <w:p w14:paraId="12B57754"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-0.665</w:t>
            </w:r>
          </w:p>
        </w:tc>
      </w:tr>
      <w:tr w:rsidR="00A32E59" w:rsidRPr="00A66675" w14:paraId="5C10D40F" w14:textId="77777777" w:rsidTr="00181D1B">
        <w:trPr>
          <w:trHeight w:val="170"/>
          <w:jc w:val="center"/>
        </w:trPr>
        <w:tc>
          <w:tcPr>
            <w:tcW w:w="1282" w:type="dxa"/>
            <w:tcBorders>
              <w:bottom w:val="single" w:sz="6" w:space="0" w:color="000000"/>
              <w:right w:val="single" w:sz="12" w:space="0" w:color="000000"/>
            </w:tcBorders>
            <w:tcMar>
              <w:top w:w="0" w:type="dxa"/>
              <w:left w:w="45" w:type="dxa"/>
              <w:bottom w:w="0" w:type="dxa"/>
              <w:right w:w="45" w:type="dxa"/>
            </w:tcMar>
            <w:vAlign w:val="center"/>
            <w:hideMark/>
          </w:tcPr>
          <w:p w14:paraId="2551A42C"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Rep 2</w:t>
            </w:r>
          </w:p>
        </w:tc>
        <w:tc>
          <w:tcPr>
            <w:tcW w:w="0" w:type="auto"/>
            <w:tcBorders>
              <w:left w:val="single" w:sz="6" w:space="0" w:color="CCCCCC"/>
              <w:bottom w:val="single" w:sz="6" w:space="0" w:color="000000"/>
            </w:tcBorders>
            <w:tcMar>
              <w:top w:w="0" w:type="dxa"/>
              <w:left w:w="45" w:type="dxa"/>
              <w:bottom w:w="0" w:type="dxa"/>
              <w:right w:w="45" w:type="dxa"/>
            </w:tcMar>
            <w:vAlign w:val="center"/>
            <w:hideMark/>
          </w:tcPr>
          <w:p w14:paraId="4813FE55"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0.865*</w:t>
            </w:r>
          </w:p>
        </w:tc>
        <w:tc>
          <w:tcPr>
            <w:tcW w:w="0" w:type="auto"/>
            <w:tcBorders>
              <w:left w:val="nil"/>
              <w:bottom w:val="single" w:sz="6" w:space="0" w:color="000000"/>
            </w:tcBorders>
            <w:tcMar>
              <w:top w:w="0" w:type="dxa"/>
              <w:left w:w="45" w:type="dxa"/>
              <w:bottom w:w="0" w:type="dxa"/>
              <w:right w:w="45" w:type="dxa"/>
            </w:tcMar>
            <w:vAlign w:val="center"/>
            <w:hideMark/>
          </w:tcPr>
          <w:p w14:paraId="4210CE42"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0.575</w:t>
            </w:r>
          </w:p>
        </w:tc>
        <w:tc>
          <w:tcPr>
            <w:tcW w:w="0" w:type="auto"/>
            <w:tcBorders>
              <w:left w:val="nil"/>
              <w:bottom w:val="single" w:sz="6" w:space="0" w:color="000000"/>
            </w:tcBorders>
            <w:tcMar>
              <w:top w:w="0" w:type="dxa"/>
              <w:left w:w="45" w:type="dxa"/>
              <w:bottom w:w="0" w:type="dxa"/>
              <w:right w:w="45" w:type="dxa"/>
            </w:tcMar>
            <w:vAlign w:val="center"/>
            <w:hideMark/>
          </w:tcPr>
          <w:p w14:paraId="19C5897A"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0.696**</w:t>
            </w:r>
          </w:p>
        </w:tc>
        <w:tc>
          <w:tcPr>
            <w:tcW w:w="0" w:type="auto"/>
            <w:tcBorders>
              <w:left w:val="nil"/>
              <w:bottom w:val="single" w:sz="6" w:space="0" w:color="000000"/>
            </w:tcBorders>
            <w:tcMar>
              <w:top w:w="0" w:type="dxa"/>
              <w:left w:w="45" w:type="dxa"/>
              <w:bottom w:w="0" w:type="dxa"/>
              <w:right w:w="45" w:type="dxa"/>
            </w:tcMar>
            <w:vAlign w:val="center"/>
            <w:hideMark/>
          </w:tcPr>
          <w:p w14:paraId="4A37DC72"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-0.597**</w:t>
            </w:r>
          </w:p>
        </w:tc>
      </w:tr>
      <w:tr w:rsidR="00A32E59" w:rsidRPr="00A66675" w14:paraId="689A32C3" w14:textId="77777777" w:rsidTr="00181D1B">
        <w:trPr>
          <w:trHeight w:val="170"/>
          <w:jc w:val="center"/>
        </w:trPr>
        <w:tc>
          <w:tcPr>
            <w:tcW w:w="1282" w:type="dxa"/>
            <w:tcBorders>
              <w:top w:val="single" w:sz="6" w:space="0" w:color="CCCCCC"/>
              <w:bottom w:val="single" w:sz="6" w:space="0" w:color="000000"/>
              <w:right w:val="single" w:sz="12" w:space="0" w:color="000000"/>
            </w:tcBorders>
            <w:tcMar>
              <w:top w:w="0" w:type="dxa"/>
              <w:left w:w="45" w:type="dxa"/>
              <w:bottom w:w="0" w:type="dxa"/>
              <w:right w:w="45" w:type="dxa"/>
            </w:tcMar>
            <w:vAlign w:val="center"/>
            <w:hideMark/>
          </w:tcPr>
          <w:p w14:paraId="0CA42AB4"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Richness</w:t>
            </w:r>
          </w:p>
        </w:tc>
        <w:tc>
          <w:tcPr>
            <w:tcW w:w="0" w:type="auto"/>
            <w:tcBorders>
              <w:top w:val="single" w:sz="6" w:space="0" w:color="CCCCCC"/>
              <w:left w:val="single" w:sz="6" w:space="0" w:color="CCCCCC"/>
              <w:bottom w:val="single" w:sz="6" w:space="0" w:color="000000"/>
            </w:tcBorders>
            <w:tcMar>
              <w:top w:w="0" w:type="dxa"/>
              <w:left w:w="45" w:type="dxa"/>
              <w:bottom w:w="0" w:type="dxa"/>
              <w:right w:w="45" w:type="dxa"/>
            </w:tcMar>
            <w:vAlign w:val="center"/>
            <w:hideMark/>
          </w:tcPr>
          <w:p w14:paraId="1106FA69"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0.613**</w:t>
            </w:r>
          </w:p>
        </w:tc>
        <w:tc>
          <w:tcPr>
            <w:tcW w:w="0" w:type="auto"/>
            <w:tcBorders>
              <w:top w:val="single" w:sz="6" w:space="0" w:color="CCCCCC"/>
              <w:left w:val="nil"/>
              <w:bottom w:val="single" w:sz="6" w:space="0" w:color="000000"/>
            </w:tcBorders>
            <w:tcMar>
              <w:top w:w="0" w:type="dxa"/>
              <w:left w:w="45" w:type="dxa"/>
              <w:bottom w:w="0" w:type="dxa"/>
              <w:right w:w="45" w:type="dxa"/>
            </w:tcMar>
            <w:vAlign w:val="center"/>
            <w:hideMark/>
          </w:tcPr>
          <w:p w14:paraId="53C13867"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0.273</w:t>
            </w:r>
          </w:p>
        </w:tc>
        <w:tc>
          <w:tcPr>
            <w:tcW w:w="0" w:type="auto"/>
            <w:tcBorders>
              <w:top w:val="single" w:sz="6" w:space="0" w:color="CCCCCC"/>
              <w:left w:val="nil"/>
              <w:bottom w:val="single" w:sz="6" w:space="0" w:color="000000"/>
            </w:tcBorders>
            <w:tcMar>
              <w:top w:w="0" w:type="dxa"/>
              <w:left w:w="45" w:type="dxa"/>
              <w:bottom w:w="0" w:type="dxa"/>
              <w:right w:w="45" w:type="dxa"/>
            </w:tcMar>
            <w:vAlign w:val="center"/>
            <w:hideMark/>
          </w:tcPr>
          <w:p w14:paraId="369DB257"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0.561</w:t>
            </w:r>
          </w:p>
        </w:tc>
        <w:tc>
          <w:tcPr>
            <w:tcW w:w="0" w:type="auto"/>
            <w:tcBorders>
              <w:top w:val="single" w:sz="6" w:space="0" w:color="CCCCCC"/>
              <w:left w:val="nil"/>
              <w:bottom w:val="single" w:sz="6" w:space="0" w:color="000000"/>
            </w:tcBorders>
            <w:tcMar>
              <w:top w:w="0" w:type="dxa"/>
              <w:left w:w="45" w:type="dxa"/>
              <w:bottom w:w="0" w:type="dxa"/>
              <w:right w:w="45" w:type="dxa"/>
            </w:tcMar>
            <w:vAlign w:val="center"/>
            <w:hideMark/>
          </w:tcPr>
          <w:p w14:paraId="5ACF9529"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-0.459</w:t>
            </w:r>
          </w:p>
        </w:tc>
      </w:tr>
      <w:tr w:rsidR="00A32E59" w:rsidRPr="00A66675" w14:paraId="0B37D90B" w14:textId="77777777" w:rsidTr="00181D1B">
        <w:trPr>
          <w:trHeight w:val="170"/>
          <w:jc w:val="center"/>
        </w:trPr>
        <w:tc>
          <w:tcPr>
            <w:tcW w:w="1282" w:type="dxa"/>
            <w:tcBorders>
              <w:top w:val="single" w:sz="6" w:space="0" w:color="CCCCCC"/>
              <w:right w:val="single" w:sz="12" w:space="0" w:color="000000"/>
            </w:tcBorders>
            <w:tcMar>
              <w:top w:w="0" w:type="dxa"/>
              <w:left w:w="45" w:type="dxa"/>
              <w:bottom w:w="0" w:type="dxa"/>
              <w:right w:w="45" w:type="dxa"/>
            </w:tcMar>
            <w:vAlign w:val="center"/>
            <w:hideMark/>
          </w:tcPr>
          <w:p w14:paraId="7E9A601E"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IND L</w:t>
            </w:r>
          </w:p>
        </w:tc>
        <w:tc>
          <w:tcPr>
            <w:tcW w:w="0" w:type="auto"/>
            <w:tcBorders>
              <w:top w:val="single" w:sz="6" w:space="0" w:color="CCCCCC"/>
              <w:left w:val="single" w:sz="6" w:space="0" w:color="CCCCCC"/>
            </w:tcBorders>
            <w:tcMar>
              <w:top w:w="0" w:type="dxa"/>
              <w:left w:w="45" w:type="dxa"/>
              <w:bottom w:w="0" w:type="dxa"/>
              <w:right w:w="45" w:type="dxa"/>
            </w:tcMar>
            <w:vAlign w:val="center"/>
            <w:hideMark/>
          </w:tcPr>
          <w:p w14:paraId="036653B7"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0.909*</w:t>
            </w:r>
          </w:p>
        </w:tc>
        <w:tc>
          <w:tcPr>
            <w:tcW w:w="0" w:type="auto"/>
            <w:tcBorders>
              <w:top w:val="single" w:sz="6" w:space="0" w:color="CCCCCC"/>
              <w:left w:val="nil"/>
            </w:tcBorders>
            <w:tcMar>
              <w:top w:w="0" w:type="dxa"/>
              <w:left w:w="45" w:type="dxa"/>
              <w:bottom w:w="0" w:type="dxa"/>
              <w:right w:w="45" w:type="dxa"/>
            </w:tcMar>
            <w:vAlign w:val="center"/>
            <w:hideMark/>
          </w:tcPr>
          <w:p w14:paraId="07A64DDA"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0.783**</w:t>
            </w:r>
          </w:p>
        </w:tc>
        <w:tc>
          <w:tcPr>
            <w:tcW w:w="0" w:type="auto"/>
            <w:tcBorders>
              <w:top w:val="single" w:sz="6" w:space="0" w:color="CCCCCC"/>
              <w:left w:val="nil"/>
            </w:tcBorders>
            <w:tcMar>
              <w:top w:w="0" w:type="dxa"/>
              <w:left w:w="45" w:type="dxa"/>
              <w:bottom w:w="0" w:type="dxa"/>
              <w:right w:w="45" w:type="dxa"/>
            </w:tcMar>
            <w:vAlign w:val="center"/>
            <w:hideMark/>
          </w:tcPr>
          <w:p w14:paraId="12056AC8" w14:textId="77777777" w:rsidR="00A32E59" w:rsidRPr="00A66675" w:rsidRDefault="00A32E59" w:rsidP="00181D1B">
            <w:pPr>
              <w:spacing w:after="0" w:line="240" w:lineRule="auto"/>
              <w:jc w:val="center"/>
              <w:rPr>
                <w:rFonts w:ascii="Times New Roman" w:eastAsia="Times New Roman" w:hAnsi="Times New Roman" w:cs="Times New Roman"/>
                <w:b/>
                <w:bCs/>
                <w:color w:val="000000"/>
                <w:sz w:val="20"/>
                <w:szCs w:val="20"/>
                <w:lang w:eastAsia="pt-BR"/>
              </w:rPr>
            </w:pPr>
            <w:r w:rsidRPr="00A66675">
              <w:rPr>
                <w:rFonts w:ascii="Times New Roman" w:eastAsia="Times New Roman" w:hAnsi="Times New Roman" w:cs="Times New Roman"/>
                <w:b/>
                <w:bCs/>
                <w:color w:val="000000"/>
                <w:sz w:val="20"/>
                <w:szCs w:val="20"/>
                <w:lang w:eastAsia="pt-BR"/>
              </w:rPr>
              <w:t>0.733**</w:t>
            </w:r>
          </w:p>
        </w:tc>
        <w:tc>
          <w:tcPr>
            <w:tcW w:w="0" w:type="auto"/>
            <w:tcBorders>
              <w:top w:val="single" w:sz="6" w:space="0" w:color="CCCCCC"/>
              <w:left w:val="nil"/>
            </w:tcBorders>
            <w:tcMar>
              <w:top w:w="0" w:type="dxa"/>
              <w:left w:w="45" w:type="dxa"/>
              <w:bottom w:w="0" w:type="dxa"/>
              <w:right w:w="45" w:type="dxa"/>
            </w:tcMar>
            <w:vAlign w:val="center"/>
            <w:hideMark/>
          </w:tcPr>
          <w:p w14:paraId="74DE322D"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-0.574</w:t>
            </w:r>
          </w:p>
        </w:tc>
      </w:tr>
      <w:tr w:rsidR="00A32E59" w:rsidRPr="00A66675" w14:paraId="62C006BE" w14:textId="77777777" w:rsidTr="00181D1B">
        <w:trPr>
          <w:trHeight w:val="170"/>
          <w:jc w:val="center"/>
        </w:trPr>
        <w:tc>
          <w:tcPr>
            <w:tcW w:w="1282" w:type="dxa"/>
            <w:tcBorders>
              <w:bottom w:val="single" w:sz="12" w:space="0" w:color="auto"/>
              <w:right w:val="single" w:sz="12" w:space="0" w:color="000000"/>
            </w:tcBorders>
            <w:tcMar>
              <w:top w:w="0" w:type="dxa"/>
              <w:left w:w="45" w:type="dxa"/>
              <w:bottom w:w="0" w:type="dxa"/>
              <w:right w:w="45" w:type="dxa"/>
            </w:tcMar>
            <w:vAlign w:val="center"/>
            <w:hideMark/>
          </w:tcPr>
          <w:p w14:paraId="788E35A9" w14:textId="77777777" w:rsidR="00A32E59" w:rsidRPr="00921BBD" w:rsidRDefault="00A32E59" w:rsidP="00181D1B">
            <w:pPr>
              <w:spacing w:after="0" w:line="240" w:lineRule="auto"/>
              <w:rPr>
                <w:rFonts w:ascii="Times New Roman" w:eastAsia="Times New Roman" w:hAnsi="Times New Roman" w:cs="Times New Roman"/>
                <w:color w:val="000000"/>
                <w:sz w:val="20"/>
                <w:szCs w:val="20"/>
                <w:lang w:val="en-US" w:eastAsia="pt-BR"/>
              </w:rPr>
            </w:pPr>
            <w:r w:rsidRPr="00921BBD">
              <w:rPr>
                <w:rFonts w:ascii="Times New Roman" w:eastAsia="Times New Roman" w:hAnsi="Times New Roman" w:cs="Times New Roman"/>
                <w:color w:val="000000"/>
                <w:sz w:val="20"/>
                <w:szCs w:val="20"/>
                <w:lang w:val="en-US" w:eastAsia="pt-BR"/>
              </w:rPr>
              <w:t>IND B</w:t>
            </w:r>
          </w:p>
        </w:tc>
        <w:tc>
          <w:tcPr>
            <w:tcW w:w="0" w:type="auto"/>
            <w:tcBorders>
              <w:left w:val="single" w:sz="6" w:space="0" w:color="CCCCCC"/>
              <w:bottom w:val="single" w:sz="12" w:space="0" w:color="auto"/>
            </w:tcBorders>
            <w:tcMar>
              <w:top w:w="0" w:type="dxa"/>
              <w:left w:w="45" w:type="dxa"/>
              <w:bottom w:w="0" w:type="dxa"/>
              <w:right w:w="45" w:type="dxa"/>
            </w:tcMar>
            <w:vAlign w:val="center"/>
            <w:hideMark/>
          </w:tcPr>
          <w:p w14:paraId="02AD9D38"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-0.207</w:t>
            </w:r>
          </w:p>
        </w:tc>
        <w:tc>
          <w:tcPr>
            <w:tcW w:w="0" w:type="auto"/>
            <w:tcBorders>
              <w:left w:val="nil"/>
              <w:bottom w:val="single" w:sz="12" w:space="0" w:color="auto"/>
            </w:tcBorders>
            <w:tcMar>
              <w:top w:w="0" w:type="dxa"/>
              <w:left w:w="45" w:type="dxa"/>
              <w:bottom w:w="0" w:type="dxa"/>
              <w:right w:w="45" w:type="dxa"/>
            </w:tcMar>
            <w:vAlign w:val="center"/>
            <w:hideMark/>
          </w:tcPr>
          <w:p w14:paraId="59751488"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-0.202</w:t>
            </w:r>
          </w:p>
        </w:tc>
        <w:tc>
          <w:tcPr>
            <w:tcW w:w="0" w:type="auto"/>
            <w:tcBorders>
              <w:left w:val="nil"/>
              <w:bottom w:val="single" w:sz="12" w:space="0" w:color="auto"/>
            </w:tcBorders>
            <w:tcMar>
              <w:top w:w="0" w:type="dxa"/>
              <w:left w:w="45" w:type="dxa"/>
              <w:bottom w:w="0" w:type="dxa"/>
              <w:right w:w="45" w:type="dxa"/>
            </w:tcMar>
            <w:vAlign w:val="center"/>
            <w:hideMark/>
          </w:tcPr>
          <w:p w14:paraId="7BA17F2B"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0.333</w:t>
            </w:r>
          </w:p>
        </w:tc>
        <w:tc>
          <w:tcPr>
            <w:tcW w:w="0" w:type="auto"/>
            <w:tcBorders>
              <w:left w:val="nil"/>
              <w:bottom w:val="single" w:sz="12" w:space="0" w:color="auto"/>
            </w:tcBorders>
            <w:tcMar>
              <w:top w:w="0" w:type="dxa"/>
              <w:left w:w="45" w:type="dxa"/>
              <w:bottom w:w="0" w:type="dxa"/>
              <w:right w:w="45" w:type="dxa"/>
            </w:tcMar>
            <w:vAlign w:val="center"/>
            <w:hideMark/>
          </w:tcPr>
          <w:p w14:paraId="7D989CB0" w14:textId="77777777" w:rsidR="00A32E59" w:rsidRPr="00A66675" w:rsidRDefault="00A32E59" w:rsidP="00181D1B">
            <w:pPr>
              <w:spacing w:after="0" w:line="240" w:lineRule="auto"/>
              <w:jc w:val="center"/>
              <w:rPr>
                <w:rFonts w:ascii="Times New Roman" w:eastAsia="Times New Roman" w:hAnsi="Times New Roman" w:cs="Times New Roman"/>
                <w:color w:val="000000"/>
                <w:sz w:val="20"/>
                <w:szCs w:val="20"/>
                <w:lang w:eastAsia="pt-BR"/>
              </w:rPr>
            </w:pPr>
            <w:r w:rsidRPr="00A66675">
              <w:rPr>
                <w:rFonts w:ascii="Times New Roman" w:eastAsia="Times New Roman" w:hAnsi="Times New Roman" w:cs="Times New Roman"/>
                <w:color w:val="000000"/>
                <w:sz w:val="20"/>
                <w:szCs w:val="20"/>
                <w:lang w:eastAsia="pt-BR"/>
              </w:rPr>
              <w:t>0.123</w:t>
            </w:r>
          </w:p>
        </w:tc>
      </w:tr>
    </w:tbl>
    <w:p w14:paraId="7BCF9C22" w14:textId="77777777" w:rsidR="00A32E59" w:rsidRPr="00A31036" w:rsidRDefault="00A32E59" w:rsidP="00A32E59">
      <w:pPr>
        <w:spacing w:after="0" w:line="240" w:lineRule="auto"/>
        <w:ind w:left="1418"/>
        <w:jc w:val="both"/>
        <w:rPr>
          <w:rFonts w:ascii="Times New Roman" w:eastAsia="Times New Roman" w:hAnsi="Times New Roman" w:cs="Times New Roman"/>
          <w:sz w:val="18"/>
          <w:szCs w:val="18"/>
          <w:lang w:val="en-US"/>
        </w:rPr>
      </w:pPr>
      <w:r w:rsidRPr="00A31036">
        <w:rPr>
          <w:rFonts w:ascii="Times New Roman" w:eastAsia="Times New Roman" w:hAnsi="Times New Roman" w:cs="Times New Roman"/>
          <w:sz w:val="18"/>
          <w:szCs w:val="18"/>
          <w:vertAlign w:val="superscript"/>
          <w:lang w:val="en-US"/>
        </w:rPr>
        <w:t>1</w:t>
      </w:r>
      <w:r w:rsidRPr="00A31036">
        <w:rPr>
          <w:rFonts w:ascii="Times New Roman" w:eastAsia="Times New Roman" w:hAnsi="Times New Roman" w:cs="Times New Roman"/>
          <w:sz w:val="18"/>
          <w:szCs w:val="18"/>
          <w:lang w:val="en-US"/>
        </w:rPr>
        <w:t xml:space="preserve">Pearson correlation; </w:t>
      </w:r>
      <w:r w:rsidRPr="00A31036">
        <w:rPr>
          <w:rFonts w:ascii="Times New Roman" w:eastAsia="Times New Roman" w:hAnsi="Times New Roman" w:cs="Times New Roman"/>
          <w:sz w:val="18"/>
          <w:szCs w:val="18"/>
          <w:vertAlign w:val="superscript"/>
          <w:lang w:val="en-US"/>
        </w:rPr>
        <w:t>2</w:t>
      </w:r>
      <w:r w:rsidRPr="00A31036">
        <w:rPr>
          <w:rFonts w:ascii="Times New Roman" w:eastAsia="Times New Roman" w:hAnsi="Times New Roman" w:cs="Times New Roman"/>
          <w:sz w:val="18"/>
          <w:szCs w:val="18"/>
          <w:lang w:val="en-US"/>
        </w:rPr>
        <w:t>Spearman correlation; *p&lt;0,01; **p&lt;0,05.</w:t>
      </w:r>
    </w:p>
    <w:p w14:paraId="5C5678B3" w14:textId="77777777" w:rsidR="00A32E59" w:rsidRDefault="00A32E59" w:rsidP="001C404C">
      <w:pPr>
        <w:tabs>
          <w:tab w:val="left" w:pos="709"/>
        </w:tabs>
        <w:spacing w:after="0"/>
        <w:ind w:firstLine="709"/>
        <w:jc w:val="both"/>
        <w:rPr>
          <w:rFonts w:ascii="Times New Roman" w:eastAsia="Times New Roman" w:hAnsi="Times New Roman" w:cs="Times New Roman"/>
          <w:sz w:val="20"/>
          <w:szCs w:val="20"/>
          <w:lang w:val="en-US"/>
        </w:rPr>
      </w:pPr>
    </w:p>
    <w:p w14:paraId="129C33AA" w14:textId="77777777" w:rsidR="0028717C" w:rsidRPr="006060C4" w:rsidRDefault="0028717C" w:rsidP="001C68CA">
      <w:pPr>
        <w:rPr>
          <w:rFonts w:ascii="Times New Roman" w:eastAsia="Times New Roman" w:hAnsi="Times New Roman" w:cs="Times New Roman"/>
          <w:sz w:val="20"/>
          <w:szCs w:val="20"/>
          <w:lang w:val="en-US"/>
        </w:rPr>
      </w:pPr>
    </w:p>
    <w:p w14:paraId="323B3050" w14:textId="74202045" w:rsidR="00E771BE" w:rsidRPr="00FC0474" w:rsidRDefault="00E771BE">
      <w:pPr>
        <w:tabs>
          <w:tab w:val="left" w:pos="4748"/>
        </w:tabs>
        <w:spacing w:after="0" w:line="240" w:lineRule="auto"/>
        <w:jc w:val="center"/>
        <w:rPr>
          <w:rFonts w:ascii="Times New Roman" w:eastAsia="Times New Roman" w:hAnsi="Times New Roman" w:cs="Times New Roman"/>
          <w:b/>
          <w:sz w:val="20"/>
          <w:szCs w:val="20"/>
          <w:lang w:val="en-US"/>
        </w:rPr>
      </w:pPr>
    </w:p>
    <w:p w14:paraId="42308B05" w14:textId="23E5E076" w:rsidR="007838CD" w:rsidRDefault="001234F9" w:rsidP="00951AE2">
      <w:pPr>
        <w:tabs>
          <w:tab w:val="left" w:pos="4748"/>
        </w:tabs>
        <w:spacing w:after="120" w:line="240" w:lineRule="auto"/>
        <w:jc w:val="center"/>
        <w:rPr>
          <w:rFonts w:ascii="Times New Roman" w:eastAsia="Times New Roman" w:hAnsi="Times New Roman" w:cs="Times New Roman"/>
          <w:b/>
          <w:sz w:val="20"/>
          <w:szCs w:val="20"/>
        </w:rPr>
      </w:pPr>
      <w:r w:rsidRPr="00921BBD">
        <w:rPr>
          <w:rFonts w:ascii="Times New Roman" w:eastAsia="Times New Roman" w:hAnsi="Times New Roman" w:cs="Times New Roman"/>
          <w:b/>
          <w:noProof/>
          <w:sz w:val="20"/>
          <w:szCs w:val="20"/>
          <w:lang w:val="en-US"/>
        </w:rPr>
        <w:lastRenderedPageBreak/>
        <w:t xml:space="preserve"> </w:t>
      </w:r>
      <w:r w:rsidR="00951AE2">
        <w:rPr>
          <w:rFonts w:ascii="Times New Roman" w:eastAsia="Times New Roman" w:hAnsi="Times New Roman" w:cs="Times New Roman"/>
          <w:b/>
          <w:noProof/>
          <w:sz w:val="20"/>
          <w:szCs w:val="20"/>
        </w:rPr>
        <w:drawing>
          <wp:inline distT="0" distB="0" distL="0" distR="0" wp14:anchorId="44E0D680" wp14:editId="352A5A43">
            <wp:extent cx="5400040" cy="7962900"/>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7962900"/>
                    </a:xfrm>
                    <a:prstGeom prst="rect">
                      <a:avLst/>
                    </a:prstGeom>
                  </pic:spPr>
                </pic:pic>
              </a:graphicData>
            </a:graphic>
          </wp:inline>
        </w:drawing>
      </w:r>
    </w:p>
    <w:p w14:paraId="23B93A04" w14:textId="626D4B01" w:rsidR="00E771BE" w:rsidRDefault="00527DCE">
      <w:pPr>
        <w:tabs>
          <w:tab w:val="left" w:pos="6424"/>
        </w:tabs>
        <w:spacing w:after="0" w:line="240" w:lineRule="auto"/>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b/>
          <w:sz w:val="20"/>
          <w:szCs w:val="20"/>
          <w:lang w:val="en-US"/>
        </w:rPr>
        <w:t>Fig</w:t>
      </w:r>
      <w:r w:rsidR="00EE46EA">
        <w:rPr>
          <w:rFonts w:ascii="Times New Roman" w:eastAsia="Times New Roman" w:hAnsi="Times New Roman" w:cs="Times New Roman"/>
          <w:b/>
          <w:sz w:val="20"/>
          <w:szCs w:val="20"/>
          <w:lang w:val="en-US"/>
        </w:rPr>
        <w:t>ure</w:t>
      </w:r>
      <w:r w:rsidRPr="006060C4">
        <w:rPr>
          <w:rFonts w:ascii="Times New Roman" w:eastAsia="Times New Roman" w:hAnsi="Times New Roman" w:cs="Times New Roman"/>
          <w:b/>
          <w:sz w:val="20"/>
          <w:szCs w:val="20"/>
          <w:lang w:val="en-US"/>
        </w:rPr>
        <w:t xml:space="preserve"> </w:t>
      </w:r>
      <w:r w:rsidR="009B3FA0">
        <w:rPr>
          <w:rFonts w:ascii="Times New Roman" w:eastAsia="Times New Roman" w:hAnsi="Times New Roman" w:cs="Times New Roman"/>
          <w:b/>
          <w:sz w:val="20"/>
          <w:szCs w:val="20"/>
          <w:lang w:val="en-US"/>
        </w:rPr>
        <w:t>4</w:t>
      </w:r>
      <w:r w:rsidRPr="006060C4">
        <w:rPr>
          <w:rFonts w:ascii="Times New Roman" w:eastAsia="Times New Roman" w:hAnsi="Times New Roman" w:cs="Times New Roman"/>
          <w:b/>
          <w:sz w:val="20"/>
          <w:szCs w:val="20"/>
          <w:lang w:val="en-US"/>
        </w:rPr>
        <w:t xml:space="preserve">. </w:t>
      </w:r>
      <w:r w:rsidRPr="006060C4">
        <w:rPr>
          <w:rFonts w:ascii="Times New Roman" w:eastAsia="Times New Roman" w:hAnsi="Times New Roman" w:cs="Times New Roman"/>
          <w:sz w:val="20"/>
          <w:szCs w:val="20"/>
          <w:lang w:val="en-US"/>
        </w:rPr>
        <w:t>Relationship between seasonality</w:t>
      </w:r>
      <w:r w:rsidR="007D536B">
        <w:rPr>
          <w:rFonts w:ascii="Times New Roman" w:eastAsia="Times New Roman" w:hAnsi="Times New Roman" w:cs="Times New Roman"/>
          <w:sz w:val="20"/>
          <w:szCs w:val="20"/>
          <w:lang w:val="en-US"/>
        </w:rPr>
        <w:t xml:space="preserve"> patterns</w:t>
      </w:r>
      <w:r w:rsidRPr="006060C4">
        <w:rPr>
          <w:rFonts w:ascii="Times New Roman" w:eastAsia="Times New Roman" w:hAnsi="Times New Roman" w:cs="Times New Roman"/>
          <w:sz w:val="20"/>
          <w:szCs w:val="20"/>
          <w:lang w:val="en-US"/>
        </w:rPr>
        <w:t xml:space="preserve"> and </w:t>
      </w:r>
      <w:r w:rsidR="00300B5A">
        <w:rPr>
          <w:rFonts w:ascii="Times New Roman" w:eastAsia="Times New Roman" w:hAnsi="Times New Roman" w:cs="Times New Roman"/>
          <w:sz w:val="20"/>
          <w:szCs w:val="20"/>
          <w:lang w:val="en-US"/>
        </w:rPr>
        <w:t>road-kill</w:t>
      </w:r>
      <w:r w:rsidR="00D759FF">
        <w:rPr>
          <w:rFonts w:ascii="Times New Roman" w:eastAsia="Times New Roman" w:hAnsi="Times New Roman" w:cs="Times New Roman"/>
          <w:sz w:val="20"/>
          <w:szCs w:val="20"/>
          <w:lang w:val="en-US"/>
        </w:rPr>
        <w:t xml:space="preserve"> event</w:t>
      </w:r>
      <w:r w:rsidRPr="006060C4">
        <w:rPr>
          <w:rFonts w:ascii="Times New Roman" w:eastAsia="Times New Roman" w:hAnsi="Times New Roman" w:cs="Times New Roman"/>
          <w:sz w:val="20"/>
          <w:szCs w:val="20"/>
          <w:lang w:val="en-US"/>
        </w:rPr>
        <w:t xml:space="preserve">s: a) </w:t>
      </w:r>
      <w:r w:rsidR="00513F99">
        <w:rPr>
          <w:rFonts w:ascii="Times New Roman" w:eastAsia="Times New Roman" w:hAnsi="Times New Roman" w:cs="Times New Roman"/>
          <w:sz w:val="20"/>
          <w:szCs w:val="20"/>
          <w:lang w:val="en-US"/>
        </w:rPr>
        <w:t>R</w:t>
      </w:r>
      <w:r w:rsidRPr="006060C4">
        <w:rPr>
          <w:rFonts w:ascii="Times New Roman" w:eastAsia="Times New Roman" w:hAnsi="Times New Roman" w:cs="Times New Roman"/>
          <w:sz w:val="20"/>
          <w:szCs w:val="20"/>
          <w:lang w:val="en-US"/>
        </w:rPr>
        <w:t xml:space="preserve">ichness x precipitation; b) </w:t>
      </w:r>
      <w:r w:rsidR="00513F99">
        <w:rPr>
          <w:rFonts w:ascii="Times New Roman" w:eastAsia="Times New Roman" w:hAnsi="Times New Roman" w:cs="Times New Roman"/>
          <w:sz w:val="20"/>
          <w:szCs w:val="20"/>
          <w:lang w:val="en-US"/>
        </w:rPr>
        <w:t>B</w:t>
      </w:r>
      <w:r w:rsidRPr="006060C4">
        <w:rPr>
          <w:rFonts w:ascii="Times New Roman" w:eastAsia="Times New Roman" w:hAnsi="Times New Roman" w:cs="Times New Roman"/>
          <w:sz w:val="20"/>
          <w:szCs w:val="20"/>
          <w:lang w:val="en-US"/>
        </w:rPr>
        <w:t xml:space="preserve">ird 2 x precipitation; c) </w:t>
      </w:r>
      <w:r w:rsidR="00513F99">
        <w:rPr>
          <w:rFonts w:ascii="Times New Roman" w:eastAsia="Times New Roman" w:hAnsi="Times New Roman" w:cs="Times New Roman"/>
          <w:sz w:val="20"/>
          <w:szCs w:val="20"/>
          <w:lang w:val="en-US"/>
        </w:rPr>
        <w:t>T</w:t>
      </w:r>
      <w:r w:rsidRPr="006060C4">
        <w:rPr>
          <w:rFonts w:ascii="Times New Roman" w:eastAsia="Times New Roman" w:hAnsi="Times New Roman" w:cs="Times New Roman"/>
          <w:sz w:val="20"/>
          <w:szCs w:val="20"/>
          <w:lang w:val="en-US"/>
        </w:rPr>
        <w:t xml:space="preserve">otal </w:t>
      </w:r>
      <w:r w:rsidR="00863273">
        <w:rPr>
          <w:rFonts w:ascii="Times New Roman" w:eastAsia="Times New Roman" w:hAnsi="Times New Roman" w:cs="Times New Roman"/>
          <w:sz w:val="20"/>
          <w:szCs w:val="20"/>
          <w:lang w:val="en-US"/>
        </w:rPr>
        <w:t xml:space="preserve">of </w:t>
      </w:r>
      <w:r w:rsidR="00300B5A">
        <w:rPr>
          <w:rFonts w:ascii="Times New Roman" w:eastAsia="Times New Roman" w:hAnsi="Times New Roman" w:cs="Times New Roman"/>
          <w:sz w:val="20"/>
          <w:szCs w:val="20"/>
          <w:lang w:val="en-US"/>
        </w:rPr>
        <w:t>road-kill</w:t>
      </w:r>
      <w:r w:rsidR="00D759FF">
        <w:rPr>
          <w:rFonts w:ascii="Times New Roman" w:eastAsia="Times New Roman" w:hAnsi="Times New Roman" w:cs="Times New Roman"/>
          <w:sz w:val="20"/>
          <w:szCs w:val="20"/>
          <w:lang w:val="en-US"/>
        </w:rPr>
        <w:t xml:space="preserve"> event</w:t>
      </w:r>
      <w:r w:rsidRPr="006060C4">
        <w:rPr>
          <w:rFonts w:ascii="Times New Roman" w:eastAsia="Times New Roman" w:hAnsi="Times New Roman" w:cs="Times New Roman"/>
          <w:sz w:val="20"/>
          <w:szCs w:val="20"/>
          <w:lang w:val="en-US"/>
        </w:rPr>
        <w:t xml:space="preserve">s x precipitation; d) </w:t>
      </w:r>
      <w:r w:rsidR="00513F99">
        <w:rPr>
          <w:rFonts w:ascii="Times New Roman" w:eastAsia="Times New Roman" w:hAnsi="Times New Roman" w:cs="Times New Roman"/>
          <w:sz w:val="20"/>
          <w:szCs w:val="20"/>
          <w:lang w:val="en-US"/>
        </w:rPr>
        <w:t>A</w:t>
      </w:r>
      <w:r w:rsidRPr="006060C4">
        <w:rPr>
          <w:rFonts w:ascii="Times New Roman" w:eastAsia="Times New Roman" w:hAnsi="Times New Roman" w:cs="Times New Roman"/>
          <w:sz w:val="20"/>
          <w:szCs w:val="20"/>
          <w:lang w:val="en-US"/>
        </w:rPr>
        <w:t xml:space="preserve">mphibians x precipitation; e) </w:t>
      </w:r>
      <w:r w:rsidR="00DE523B">
        <w:rPr>
          <w:rFonts w:ascii="Times New Roman" w:eastAsia="Times New Roman" w:hAnsi="Times New Roman" w:cs="Times New Roman"/>
          <w:sz w:val="20"/>
          <w:szCs w:val="20"/>
          <w:lang w:val="en-US"/>
        </w:rPr>
        <w:t>R</w:t>
      </w:r>
      <w:r w:rsidRPr="006060C4">
        <w:rPr>
          <w:rFonts w:ascii="Times New Roman" w:eastAsia="Times New Roman" w:hAnsi="Times New Roman" w:cs="Times New Roman"/>
          <w:sz w:val="20"/>
          <w:szCs w:val="20"/>
          <w:lang w:val="en-US"/>
        </w:rPr>
        <w:t xml:space="preserve">ep 2 x precipitation; f) </w:t>
      </w:r>
      <w:r w:rsidR="00DE523B">
        <w:rPr>
          <w:rFonts w:ascii="Times New Roman" w:eastAsia="Times New Roman" w:hAnsi="Times New Roman" w:cs="Times New Roman"/>
          <w:sz w:val="20"/>
          <w:szCs w:val="20"/>
          <w:lang w:val="en-US"/>
        </w:rPr>
        <w:t>G</w:t>
      </w:r>
      <w:r w:rsidRPr="006060C4">
        <w:rPr>
          <w:rFonts w:ascii="Times New Roman" w:eastAsia="Times New Roman" w:hAnsi="Times New Roman" w:cs="Times New Roman"/>
          <w:sz w:val="20"/>
          <w:szCs w:val="20"/>
          <w:lang w:val="en-US"/>
        </w:rPr>
        <w:t xml:space="preserve">roups of mammals x precipitation; g) </w:t>
      </w:r>
      <w:r w:rsidR="00DE523B">
        <w:rPr>
          <w:rFonts w:ascii="Times New Roman" w:eastAsia="Times New Roman" w:hAnsi="Times New Roman" w:cs="Times New Roman"/>
          <w:sz w:val="20"/>
          <w:szCs w:val="20"/>
          <w:lang w:val="en-US"/>
        </w:rPr>
        <w:t>R</w:t>
      </w:r>
      <w:r w:rsidRPr="006060C4">
        <w:rPr>
          <w:rFonts w:ascii="Times New Roman" w:eastAsia="Times New Roman" w:hAnsi="Times New Roman" w:cs="Times New Roman"/>
          <w:sz w:val="20"/>
          <w:szCs w:val="20"/>
          <w:lang w:val="en-US"/>
        </w:rPr>
        <w:t xml:space="preserve">eptiles / </w:t>
      </w:r>
      <w:r w:rsidR="00513F99">
        <w:rPr>
          <w:rFonts w:ascii="Times New Roman" w:eastAsia="Times New Roman" w:hAnsi="Times New Roman" w:cs="Times New Roman"/>
          <w:sz w:val="20"/>
          <w:szCs w:val="20"/>
          <w:lang w:val="en-US"/>
        </w:rPr>
        <w:t>R</w:t>
      </w:r>
      <w:r w:rsidRPr="006060C4">
        <w:rPr>
          <w:rFonts w:ascii="Times New Roman" w:eastAsia="Times New Roman" w:hAnsi="Times New Roman" w:cs="Times New Roman"/>
          <w:sz w:val="20"/>
          <w:szCs w:val="20"/>
          <w:lang w:val="en-US"/>
        </w:rPr>
        <w:t xml:space="preserve">ep 2 x air temperature; h) </w:t>
      </w:r>
      <w:r w:rsidR="00DE523B">
        <w:rPr>
          <w:rFonts w:ascii="Times New Roman" w:eastAsia="Times New Roman" w:hAnsi="Times New Roman" w:cs="Times New Roman"/>
          <w:sz w:val="20"/>
          <w:szCs w:val="20"/>
          <w:lang w:val="en-US"/>
        </w:rPr>
        <w:t>R</w:t>
      </w:r>
      <w:r w:rsidRPr="006060C4">
        <w:rPr>
          <w:rFonts w:ascii="Times New Roman" w:eastAsia="Times New Roman" w:hAnsi="Times New Roman" w:cs="Times New Roman"/>
          <w:sz w:val="20"/>
          <w:szCs w:val="20"/>
          <w:lang w:val="en-US"/>
        </w:rPr>
        <w:t xml:space="preserve">eptiles / </w:t>
      </w:r>
      <w:r w:rsidR="00DE523B">
        <w:rPr>
          <w:rFonts w:ascii="Times New Roman" w:eastAsia="Times New Roman" w:hAnsi="Times New Roman" w:cs="Times New Roman"/>
          <w:sz w:val="20"/>
          <w:szCs w:val="20"/>
          <w:lang w:val="en-US"/>
        </w:rPr>
        <w:t>R</w:t>
      </w:r>
      <w:r w:rsidRPr="006060C4">
        <w:rPr>
          <w:rFonts w:ascii="Times New Roman" w:eastAsia="Times New Roman" w:hAnsi="Times New Roman" w:cs="Times New Roman"/>
          <w:sz w:val="20"/>
          <w:szCs w:val="20"/>
          <w:lang w:val="en-US"/>
        </w:rPr>
        <w:t>ep 2 x relative humidity.</w:t>
      </w:r>
    </w:p>
    <w:p w14:paraId="4DD04733" w14:textId="77777777" w:rsidR="00951AE2" w:rsidRDefault="00951AE2" w:rsidP="00254A38">
      <w:pPr>
        <w:tabs>
          <w:tab w:val="left" w:pos="709"/>
        </w:tabs>
        <w:spacing w:after="0"/>
        <w:ind w:firstLine="709"/>
        <w:jc w:val="both"/>
        <w:rPr>
          <w:rFonts w:ascii="Times New Roman" w:eastAsia="Times New Roman" w:hAnsi="Times New Roman" w:cs="Times New Roman"/>
          <w:sz w:val="20"/>
          <w:szCs w:val="20"/>
          <w:lang w:val="en-US"/>
        </w:rPr>
      </w:pPr>
    </w:p>
    <w:p w14:paraId="688F6D95" w14:textId="0555F623" w:rsidR="00254A38" w:rsidRPr="006060C4" w:rsidRDefault="00254A38" w:rsidP="00254A38">
      <w:pPr>
        <w:tabs>
          <w:tab w:val="left" w:pos="709"/>
        </w:tabs>
        <w:spacing w:after="0"/>
        <w:ind w:firstLine="709"/>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In the Spearman test, besides the correlations already observed in the previous test, the mammal</w:t>
      </w:r>
      <w:r w:rsidR="007D536B">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t xml:space="preserve">taxon and </w:t>
      </w:r>
      <w:r w:rsidR="004649D9">
        <w:rPr>
          <w:rFonts w:ascii="Times New Roman" w:eastAsia="Times New Roman" w:hAnsi="Times New Roman" w:cs="Times New Roman"/>
          <w:sz w:val="20"/>
          <w:szCs w:val="20"/>
          <w:lang w:val="en-US"/>
        </w:rPr>
        <w:t xml:space="preserve">the </w:t>
      </w:r>
      <w:r w:rsidRPr="006060C4">
        <w:rPr>
          <w:rFonts w:ascii="Times New Roman" w:eastAsia="Times New Roman" w:hAnsi="Times New Roman" w:cs="Times New Roman"/>
          <w:sz w:val="20"/>
          <w:szCs w:val="20"/>
          <w:lang w:val="en-US"/>
        </w:rPr>
        <w:t xml:space="preserve">ecological group </w:t>
      </w:r>
      <w:r w:rsidRPr="00D57ECD">
        <w:rPr>
          <w:rFonts w:ascii="Times New Roman" w:eastAsia="Times New Roman" w:hAnsi="Times New Roman" w:cs="Times New Roman"/>
          <w:i/>
          <w:iCs/>
          <w:sz w:val="20"/>
          <w:szCs w:val="20"/>
          <w:lang w:val="en-US"/>
        </w:rPr>
        <w:t>Mam 1</w:t>
      </w:r>
      <w:r w:rsidRPr="006060C4">
        <w:rPr>
          <w:rFonts w:ascii="Times New Roman" w:eastAsia="Times New Roman" w:hAnsi="Times New Roman" w:cs="Times New Roman"/>
          <w:sz w:val="20"/>
          <w:szCs w:val="20"/>
          <w:lang w:val="en-US"/>
        </w:rPr>
        <w:t xml:space="preserve"> showed a significant negative correlation with precipitation. In groups with significant correlations regarding precipitation, linear regression was applied to assess the significance of this association. The linear functions between precipitation with specie</w:t>
      </w:r>
      <w:r w:rsidR="00195DBC">
        <w:rPr>
          <w:rFonts w:ascii="Times New Roman" w:eastAsia="Times New Roman" w:hAnsi="Times New Roman" w:cs="Times New Roman"/>
          <w:sz w:val="20"/>
          <w:szCs w:val="20"/>
          <w:lang w:val="en-US"/>
        </w:rPr>
        <w:t>s</w:t>
      </w:r>
      <w:r w:rsidRPr="006060C4">
        <w:rPr>
          <w:rFonts w:ascii="Times New Roman" w:eastAsia="Times New Roman" w:hAnsi="Times New Roman" w:cs="Times New Roman"/>
          <w:sz w:val="20"/>
          <w:szCs w:val="20"/>
          <w:lang w:val="en-US"/>
        </w:rPr>
        <w:t xml:space="preserve"> richness (R²=0.585) and with the </w:t>
      </w:r>
      <w:r w:rsidRPr="00F2008D">
        <w:rPr>
          <w:rFonts w:ascii="Times New Roman" w:eastAsia="Times New Roman" w:hAnsi="Times New Roman" w:cs="Times New Roman"/>
          <w:i/>
          <w:iCs/>
          <w:sz w:val="20"/>
          <w:szCs w:val="20"/>
          <w:lang w:val="en-US"/>
        </w:rPr>
        <w:t>Bird 2</w:t>
      </w:r>
      <w:r w:rsidRPr="006060C4">
        <w:rPr>
          <w:rFonts w:ascii="Times New Roman" w:eastAsia="Times New Roman" w:hAnsi="Times New Roman" w:cs="Times New Roman"/>
          <w:sz w:val="20"/>
          <w:szCs w:val="20"/>
          <w:lang w:val="en-US"/>
        </w:rPr>
        <w:t xml:space="preserve"> group (R²=0.266) attained </w:t>
      </w:r>
      <w:r w:rsidR="002E2F2E" w:rsidRPr="006060C4">
        <w:rPr>
          <w:rFonts w:ascii="Times New Roman" w:eastAsia="Times New Roman" w:hAnsi="Times New Roman" w:cs="Times New Roman"/>
          <w:sz w:val="20"/>
          <w:szCs w:val="20"/>
          <w:lang w:val="en-US"/>
        </w:rPr>
        <w:t>fewer</w:t>
      </w:r>
      <w:r w:rsidRPr="006060C4">
        <w:rPr>
          <w:rFonts w:ascii="Times New Roman" w:eastAsia="Times New Roman" w:hAnsi="Times New Roman" w:cs="Times New Roman"/>
          <w:sz w:val="20"/>
          <w:szCs w:val="20"/>
          <w:lang w:val="en-US"/>
        </w:rPr>
        <w:t xml:space="preserve"> explanatory powers than the relation with the other groups (Fig. </w:t>
      </w:r>
      <w:r>
        <w:rPr>
          <w:rFonts w:ascii="Times New Roman" w:eastAsia="Times New Roman" w:hAnsi="Times New Roman" w:cs="Times New Roman"/>
          <w:sz w:val="20"/>
          <w:szCs w:val="20"/>
          <w:lang w:val="en-US"/>
        </w:rPr>
        <w:t>4</w:t>
      </w:r>
      <w:r w:rsidRPr="006060C4">
        <w:rPr>
          <w:rFonts w:ascii="Times New Roman" w:eastAsia="Times New Roman" w:hAnsi="Times New Roman" w:cs="Times New Roman"/>
          <w:sz w:val="20"/>
          <w:szCs w:val="20"/>
          <w:lang w:val="en-US"/>
        </w:rPr>
        <w:t xml:space="preserve">a; Fig. </w:t>
      </w:r>
      <w:r>
        <w:rPr>
          <w:rFonts w:ascii="Times New Roman" w:eastAsia="Times New Roman" w:hAnsi="Times New Roman" w:cs="Times New Roman"/>
          <w:sz w:val="20"/>
          <w:szCs w:val="20"/>
          <w:lang w:val="en-US"/>
        </w:rPr>
        <w:t>4</w:t>
      </w:r>
      <w:r w:rsidRPr="006060C4">
        <w:rPr>
          <w:rFonts w:ascii="Times New Roman" w:eastAsia="Times New Roman" w:hAnsi="Times New Roman" w:cs="Times New Roman"/>
          <w:sz w:val="20"/>
          <w:szCs w:val="20"/>
          <w:lang w:val="en-US"/>
        </w:rPr>
        <w:t>b), given that the ANOVA test did not evidence any significance for the linear relationship (p&gt;0.05). This indicates other factors which influence this association.</w:t>
      </w:r>
      <w:r w:rsidRPr="0028717C">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t xml:space="preserve">The linear functions obtained between </w:t>
      </w:r>
      <w:r w:rsidR="007B2BFE">
        <w:rPr>
          <w:rFonts w:ascii="Times New Roman" w:eastAsia="Times New Roman" w:hAnsi="Times New Roman" w:cs="Times New Roman"/>
          <w:sz w:val="20"/>
          <w:szCs w:val="20"/>
          <w:lang w:val="en-US"/>
        </w:rPr>
        <w:t xml:space="preserve">total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w:t>
      </w:r>
      <w:r w:rsidR="002E2F2E">
        <w:rPr>
          <w:rFonts w:ascii="Times New Roman" w:eastAsia="Times New Roman" w:hAnsi="Times New Roman" w:cs="Times New Roman"/>
          <w:sz w:val="20"/>
          <w:szCs w:val="20"/>
          <w:lang w:val="en-US"/>
        </w:rPr>
        <w:t xml:space="preserve">rate </w:t>
      </w:r>
      <w:r w:rsidRPr="006060C4">
        <w:rPr>
          <w:rFonts w:ascii="Times New Roman" w:eastAsia="Times New Roman" w:hAnsi="Times New Roman" w:cs="Times New Roman"/>
          <w:sz w:val="20"/>
          <w:szCs w:val="20"/>
          <w:lang w:val="en-US"/>
        </w:rPr>
        <w:t xml:space="preserve">(R²=0.559) (Fig. </w:t>
      </w:r>
      <w:r>
        <w:rPr>
          <w:rFonts w:ascii="Times New Roman" w:eastAsia="Times New Roman" w:hAnsi="Times New Roman" w:cs="Times New Roman"/>
          <w:sz w:val="20"/>
          <w:szCs w:val="20"/>
          <w:lang w:val="en-US"/>
        </w:rPr>
        <w:t>4</w:t>
      </w:r>
      <w:r w:rsidRPr="006060C4">
        <w:rPr>
          <w:rFonts w:ascii="Times New Roman" w:eastAsia="Times New Roman" w:hAnsi="Times New Roman" w:cs="Times New Roman"/>
          <w:sz w:val="20"/>
          <w:szCs w:val="20"/>
          <w:lang w:val="en-US"/>
        </w:rPr>
        <w:t xml:space="preserve">c), the amphibian taxon (R²=0.652) (Fig. </w:t>
      </w:r>
      <w:r>
        <w:rPr>
          <w:rFonts w:ascii="Times New Roman" w:eastAsia="Times New Roman" w:hAnsi="Times New Roman" w:cs="Times New Roman"/>
          <w:sz w:val="20"/>
          <w:szCs w:val="20"/>
          <w:lang w:val="en-US"/>
        </w:rPr>
        <w:t>4</w:t>
      </w:r>
      <w:r w:rsidRPr="006060C4">
        <w:rPr>
          <w:rFonts w:ascii="Times New Roman" w:eastAsia="Times New Roman" w:hAnsi="Times New Roman" w:cs="Times New Roman"/>
          <w:sz w:val="20"/>
          <w:szCs w:val="20"/>
          <w:lang w:val="en-US"/>
        </w:rPr>
        <w:t xml:space="preserve">d) and the </w:t>
      </w:r>
      <w:r w:rsidRPr="00513F99">
        <w:rPr>
          <w:rFonts w:ascii="Times New Roman" w:eastAsia="Times New Roman" w:hAnsi="Times New Roman" w:cs="Times New Roman"/>
          <w:i/>
          <w:iCs/>
          <w:sz w:val="20"/>
          <w:szCs w:val="20"/>
          <w:lang w:val="en-US"/>
        </w:rPr>
        <w:t>Rep 2</w:t>
      </w:r>
      <w:r w:rsidRPr="006060C4">
        <w:rPr>
          <w:rFonts w:ascii="Times New Roman" w:eastAsia="Times New Roman" w:hAnsi="Times New Roman" w:cs="Times New Roman"/>
          <w:sz w:val="20"/>
          <w:szCs w:val="20"/>
          <w:lang w:val="en-US"/>
        </w:rPr>
        <w:t xml:space="preserve"> group (R²=0.644) (Fig. 5e) with accumulated precipitation had a better explanatory power. These groups exhibited the same association: a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increase in the rainy season. Yet in the groups </w:t>
      </w:r>
      <w:r w:rsidRPr="00513F99">
        <w:rPr>
          <w:rFonts w:ascii="Times New Roman" w:eastAsia="Times New Roman" w:hAnsi="Times New Roman" w:cs="Times New Roman"/>
          <w:i/>
          <w:iCs/>
          <w:sz w:val="20"/>
          <w:szCs w:val="20"/>
          <w:lang w:val="en-US"/>
        </w:rPr>
        <w:t>Mam 1</w:t>
      </w:r>
      <w:r w:rsidRPr="006060C4">
        <w:rPr>
          <w:rFonts w:ascii="Times New Roman" w:eastAsia="Times New Roman" w:hAnsi="Times New Roman" w:cs="Times New Roman"/>
          <w:sz w:val="20"/>
          <w:szCs w:val="20"/>
          <w:lang w:val="en-US"/>
        </w:rPr>
        <w:t xml:space="preserve"> (R²=0.209) and mammals (R²=0.229) a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decrease could be observed in the rainy season (Fig. </w:t>
      </w:r>
      <w:r>
        <w:rPr>
          <w:rFonts w:ascii="Times New Roman" w:eastAsia="Times New Roman" w:hAnsi="Times New Roman" w:cs="Times New Roman"/>
          <w:sz w:val="20"/>
          <w:szCs w:val="20"/>
          <w:lang w:val="en-US"/>
        </w:rPr>
        <w:t>4</w:t>
      </w:r>
      <w:r w:rsidRPr="006060C4">
        <w:rPr>
          <w:rFonts w:ascii="Times New Roman" w:eastAsia="Times New Roman" w:hAnsi="Times New Roman" w:cs="Times New Roman"/>
          <w:sz w:val="20"/>
          <w:szCs w:val="20"/>
          <w:lang w:val="en-US"/>
        </w:rPr>
        <w:t>f).</w:t>
      </w:r>
    </w:p>
    <w:p w14:paraId="64790421" w14:textId="51ED8268" w:rsidR="00CB1E9F" w:rsidRPr="006060C4" w:rsidRDefault="00CB1E9F" w:rsidP="00CB1E9F">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The average daily temperature varied between 25º to 29ºC, while relative humidity ranged between 60% and 80%. The correlation of temperature with total </w:t>
      </w:r>
      <w:r w:rsidR="00C54EB1">
        <w:rPr>
          <w:rFonts w:ascii="Times New Roman" w:eastAsia="Times New Roman" w:hAnsi="Times New Roman" w:cs="Times New Roman"/>
          <w:sz w:val="20"/>
          <w:szCs w:val="20"/>
          <w:lang w:val="en-US"/>
        </w:rPr>
        <w:t>road</w:t>
      </w:r>
      <w:r w:rsidR="00625673">
        <w:rPr>
          <w:rFonts w:ascii="Times New Roman" w:eastAsia="Times New Roman" w:hAnsi="Times New Roman" w:cs="Times New Roman"/>
          <w:sz w:val="20"/>
          <w:szCs w:val="20"/>
          <w:lang w:val="en-US"/>
        </w:rPr>
        <w:t>-</w:t>
      </w:r>
      <w:r w:rsidR="00C54EB1">
        <w:rPr>
          <w:rFonts w:ascii="Times New Roman" w:eastAsia="Times New Roman" w:hAnsi="Times New Roman" w:cs="Times New Roman"/>
          <w:sz w:val="20"/>
          <w:szCs w:val="20"/>
          <w:lang w:val="en-US"/>
        </w:rPr>
        <w:t xml:space="preserve">kill rate </w:t>
      </w:r>
      <w:r w:rsidRPr="006060C4">
        <w:rPr>
          <w:rFonts w:ascii="Times New Roman" w:eastAsia="Times New Roman" w:hAnsi="Times New Roman" w:cs="Times New Roman"/>
          <w:sz w:val="20"/>
          <w:szCs w:val="20"/>
          <w:lang w:val="en-US"/>
        </w:rPr>
        <w:t>and richness was not significant (p&lt;0.05). Only the taxa amphibians and reptiles showed a negative correlation with temperature (-0.577; -0.859)</w:t>
      </w:r>
      <w:r w:rsidR="00C54EB1">
        <w:rPr>
          <w:rFonts w:ascii="Times New Roman" w:eastAsia="Times New Roman" w:hAnsi="Times New Roman" w:cs="Times New Roman"/>
          <w:sz w:val="20"/>
          <w:szCs w:val="20"/>
          <w:lang w:val="en-US"/>
        </w:rPr>
        <w:t>. T</w:t>
      </w:r>
      <w:r w:rsidRPr="006060C4">
        <w:rPr>
          <w:rFonts w:ascii="Times New Roman" w:eastAsia="Times New Roman" w:hAnsi="Times New Roman" w:cs="Times New Roman"/>
          <w:sz w:val="20"/>
          <w:szCs w:val="20"/>
          <w:lang w:val="en-US"/>
        </w:rPr>
        <w:t xml:space="preserve">he same was true for the ecological groups </w:t>
      </w:r>
      <w:r w:rsidRPr="004D513F">
        <w:rPr>
          <w:rFonts w:ascii="Times New Roman" w:eastAsia="Times New Roman" w:hAnsi="Times New Roman" w:cs="Times New Roman"/>
          <w:i/>
          <w:iCs/>
          <w:sz w:val="20"/>
          <w:szCs w:val="20"/>
          <w:lang w:val="en-US"/>
        </w:rPr>
        <w:t xml:space="preserve">Rep 1 </w:t>
      </w:r>
      <w:r w:rsidRPr="006060C4">
        <w:rPr>
          <w:rFonts w:ascii="Times New Roman" w:eastAsia="Times New Roman" w:hAnsi="Times New Roman" w:cs="Times New Roman"/>
          <w:sz w:val="20"/>
          <w:szCs w:val="20"/>
          <w:lang w:val="en-US"/>
        </w:rPr>
        <w:t xml:space="preserve">and </w:t>
      </w:r>
      <w:r w:rsidRPr="004D513F">
        <w:rPr>
          <w:rFonts w:ascii="Times New Roman" w:eastAsia="Times New Roman" w:hAnsi="Times New Roman" w:cs="Times New Roman"/>
          <w:i/>
          <w:iCs/>
          <w:sz w:val="20"/>
          <w:szCs w:val="20"/>
          <w:lang w:val="en-US"/>
        </w:rPr>
        <w:t>Rep 2</w:t>
      </w:r>
      <w:r w:rsidRPr="006060C4">
        <w:rPr>
          <w:rFonts w:ascii="Times New Roman" w:eastAsia="Times New Roman" w:hAnsi="Times New Roman" w:cs="Times New Roman"/>
          <w:sz w:val="20"/>
          <w:szCs w:val="20"/>
          <w:lang w:val="en-US"/>
        </w:rPr>
        <w:t xml:space="preserve"> (-0.665; -0.597), whilst </w:t>
      </w:r>
      <w:r w:rsidRPr="00D57ECD">
        <w:rPr>
          <w:rFonts w:ascii="Times New Roman" w:eastAsia="Times New Roman" w:hAnsi="Times New Roman" w:cs="Times New Roman"/>
          <w:i/>
          <w:iCs/>
          <w:sz w:val="20"/>
          <w:szCs w:val="20"/>
          <w:lang w:val="en-US"/>
        </w:rPr>
        <w:t>Mam 1</w:t>
      </w:r>
      <w:r w:rsidRPr="006060C4">
        <w:rPr>
          <w:rFonts w:ascii="Times New Roman" w:eastAsia="Times New Roman" w:hAnsi="Times New Roman" w:cs="Times New Roman"/>
          <w:sz w:val="20"/>
          <w:szCs w:val="20"/>
          <w:lang w:val="en-US"/>
        </w:rPr>
        <w:t xml:space="preserve"> exhibited a positive correlation (0.605). Only the linear relationship between the </w:t>
      </w:r>
      <w:r w:rsidR="0001103F" w:rsidRPr="006060C4">
        <w:rPr>
          <w:rFonts w:ascii="Times New Roman" w:eastAsia="Times New Roman" w:hAnsi="Times New Roman" w:cs="Times New Roman"/>
          <w:sz w:val="20"/>
          <w:szCs w:val="20"/>
          <w:lang w:val="en-US"/>
        </w:rPr>
        <w:t>group’s</w:t>
      </w:r>
      <w:r w:rsidRPr="006060C4">
        <w:rPr>
          <w:rFonts w:ascii="Times New Roman" w:eastAsia="Times New Roman" w:hAnsi="Times New Roman" w:cs="Times New Roman"/>
          <w:sz w:val="20"/>
          <w:szCs w:val="20"/>
          <w:lang w:val="en-US"/>
        </w:rPr>
        <w:t xml:space="preserve"> reptiles and </w:t>
      </w:r>
      <w:r w:rsidRPr="00D57ECD">
        <w:rPr>
          <w:rFonts w:ascii="Times New Roman" w:eastAsia="Times New Roman" w:hAnsi="Times New Roman" w:cs="Times New Roman"/>
          <w:i/>
          <w:iCs/>
          <w:sz w:val="20"/>
          <w:szCs w:val="20"/>
          <w:lang w:val="en-US"/>
        </w:rPr>
        <w:t>Rep 2</w:t>
      </w:r>
      <w:r w:rsidRPr="006060C4">
        <w:rPr>
          <w:rFonts w:ascii="Times New Roman" w:eastAsia="Times New Roman" w:hAnsi="Times New Roman" w:cs="Times New Roman"/>
          <w:sz w:val="20"/>
          <w:szCs w:val="20"/>
          <w:lang w:val="en-US"/>
        </w:rPr>
        <w:t xml:space="preserve"> with temperature (R²=0.728; 0.913) showed significance (p&gt;0.05). This means: the higher the temperature, the lower the number of </w:t>
      </w:r>
      <w:r w:rsidR="00300B5A">
        <w:rPr>
          <w:rFonts w:ascii="Times New Roman" w:eastAsia="Times New Roman" w:hAnsi="Times New Roman" w:cs="Times New Roman"/>
          <w:sz w:val="20"/>
          <w:szCs w:val="20"/>
          <w:lang w:val="en-US"/>
        </w:rPr>
        <w:t>road-kill</w:t>
      </w:r>
      <w:r w:rsidR="00625673">
        <w:rPr>
          <w:rFonts w:ascii="Times New Roman" w:eastAsia="Times New Roman" w:hAnsi="Times New Roman" w:cs="Times New Roman"/>
          <w:sz w:val="20"/>
          <w:szCs w:val="20"/>
          <w:lang w:val="en-US"/>
        </w:rPr>
        <w:t>ed</w:t>
      </w:r>
      <w:r w:rsidRPr="006060C4">
        <w:rPr>
          <w:rFonts w:ascii="Times New Roman" w:eastAsia="Times New Roman" w:hAnsi="Times New Roman" w:cs="Times New Roman"/>
          <w:sz w:val="20"/>
          <w:szCs w:val="20"/>
          <w:lang w:val="en-US"/>
        </w:rPr>
        <w:t xml:space="preserve"> reptiles (Fig. </w:t>
      </w:r>
      <w:r>
        <w:rPr>
          <w:rFonts w:ascii="Times New Roman" w:eastAsia="Times New Roman" w:hAnsi="Times New Roman" w:cs="Times New Roman"/>
          <w:sz w:val="20"/>
          <w:szCs w:val="20"/>
          <w:lang w:val="en-US"/>
        </w:rPr>
        <w:t>4</w:t>
      </w:r>
      <w:r w:rsidRPr="006060C4">
        <w:rPr>
          <w:rFonts w:ascii="Times New Roman" w:eastAsia="Times New Roman" w:hAnsi="Times New Roman" w:cs="Times New Roman"/>
          <w:sz w:val="20"/>
          <w:szCs w:val="20"/>
          <w:lang w:val="en-US"/>
        </w:rPr>
        <w:t>g).</w:t>
      </w:r>
    </w:p>
    <w:p w14:paraId="11A05928" w14:textId="1FB0B6CF" w:rsidR="00CB1E9F" w:rsidRPr="006060C4" w:rsidRDefault="00CB1E9F" w:rsidP="00CB1E9F">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Relative humidity displayed a positive correlation with total </w:t>
      </w:r>
      <w:r w:rsidR="00C54EB1">
        <w:rPr>
          <w:rFonts w:ascii="Times New Roman" w:eastAsia="Times New Roman" w:hAnsi="Times New Roman" w:cs="Times New Roman"/>
          <w:sz w:val="20"/>
          <w:szCs w:val="20"/>
          <w:lang w:val="en-US"/>
        </w:rPr>
        <w:t>road</w:t>
      </w:r>
      <w:r w:rsidR="002424B6">
        <w:rPr>
          <w:rFonts w:ascii="Times New Roman" w:eastAsia="Times New Roman" w:hAnsi="Times New Roman" w:cs="Times New Roman"/>
          <w:sz w:val="20"/>
          <w:szCs w:val="20"/>
          <w:lang w:val="en-US"/>
        </w:rPr>
        <w:t>-</w:t>
      </w:r>
      <w:r w:rsidR="00C54EB1">
        <w:rPr>
          <w:rFonts w:ascii="Times New Roman" w:eastAsia="Times New Roman" w:hAnsi="Times New Roman" w:cs="Times New Roman"/>
          <w:sz w:val="20"/>
          <w:szCs w:val="20"/>
          <w:lang w:val="en-US"/>
        </w:rPr>
        <w:t xml:space="preserve">kill rate </w:t>
      </w:r>
      <w:r w:rsidRPr="006060C4">
        <w:rPr>
          <w:rFonts w:ascii="Times New Roman" w:eastAsia="Times New Roman" w:hAnsi="Times New Roman" w:cs="Times New Roman"/>
          <w:sz w:val="20"/>
          <w:szCs w:val="20"/>
          <w:lang w:val="en-US"/>
        </w:rPr>
        <w:t xml:space="preserve">(0.696), reptiles (0.778), amphibians (0.745) and </w:t>
      </w:r>
      <w:r w:rsidRPr="00D57ECD">
        <w:rPr>
          <w:rFonts w:ascii="Times New Roman" w:eastAsia="Times New Roman" w:hAnsi="Times New Roman" w:cs="Times New Roman"/>
          <w:i/>
          <w:iCs/>
          <w:sz w:val="20"/>
          <w:szCs w:val="20"/>
          <w:lang w:val="en-US"/>
        </w:rPr>
        <w:t>Rep 2</w:t>
      </w:r>
      <w:r w:rsidRPr="006060C4">
        <w:rPr>
          <w:rFonts w:ascii="Times New Roman" w:eastAsia="Times New Roman" w:hAnsi="Times New Roman" w:cs="Times New Roman"/>
          <w:sz w:val="20"/>
          <w:szCs w:val="20"/>
          <w:lang w:val="en-US"/>
        </w:rPr>
        <w:t xml:space="preserve"> (0.696); at the same time, the correlation between </w:t>
      </w:r>
      <w:r w:rsidRPr="00D57ECD">
        <w:rPr>
          <w:rFonts w:ascii="Times New Roman" w:eastAsia="Times New Roman" w:hAnsi="Times New Roman" w:cs="Times New Roman"/>
          <w:i/>
          <w:iCs/>
          <w:sz w:val="20"/>
          <w:szCs w:val="20"/>
          <w:lang w:val="en-US"/>
        </w:rPr>
        <w:t>Mam 1</w:t>
      </w:r>
      <w:r w:rsidRPr="006060C4">
        <w:rPr>
          <w:rFonts w:ascii="Times New Roman" w:eastAsia="Times New Roman" w:hAnsi="Times New Roman" w:cs="Times New Roman"/>
          <w:sz w:val="20"/>
          <w:szCs w:val="20"/>
          <w:lang w:val="en-US"/>
        </w:rPr>
        <w:t xml:space="preserve"> </w:t>
      </w:r>
      <w:proofErr w:type="gramStart"/>
      <w:r w:rsidR="00300B5A">
        <w:rPr>
          <w:rFonts w:ascii="Times New Roman" w:eastAsia="Times New Roman" w:hAnsi="Times New Roman" w:cs="Times New Roman"/>
          <w:sz w:val="20"/>
          <w:szCs w:val="20"/>
          <w:lang w:val="en-US"/>
        </w:rPr>
        <w:t>road-kill</w:t>
      </w:r>
      <w:proofErr w:type="gramEnd"/>
      <w:r w:rsidRPr="006060C4">
        <w:rPr>
          <w:rFonts w:ascii="Times New Roman" w:eastAsia="Times New Roman" w:hAnsi="Times New Roman" w:cs="Times New Roman"/>
          <w:sz w:val="20"/>
          <w:szCs w:val="20"/>
          <w:lang w:val="en-US"/>
        </w:rPr>
        <w:t xml:space="preserve"> and humidity was negative (-0.596). The other groups showed no significant correlation. Only the relationship between the reptile taxon </w:t>
      </w:r>
      <w:proofErr w:type="gramStart"/>
      <w:r w:rsidR="00300B5A">
        <w:rPr>
          <w:rFonts w:ascii="Times New Roman" w:eastAsia="Times New Roman" w:hAnsi="Times New Roman" w:cs="Times New Roman"/>
          <w:sz w:val="20"/>
          <w:szCs w:val="20"/>
          <w:lang w:val="en-US"/>
        </w:rPr>
        <w:t>road-kill</w:t>
      </w:r>
      <w:proofErr w:type="gramEnd"/>
      <w:r w:rsidRPr="006060C4">
        <w:rPr>
          <w:rFonts w:ascii="Times New Roman" w:eastAsia="Times New Roman" w:hAnsi="Times New Roman" w:cs="Times New Roman"/>
          <w:sz w:val="20"/>
          <w:szCs w:val="20"/>
          <w:lang w:val="en-US"/>
        </w:rPr>
        <w:t xml:space="preserve"> and the </w:t>
      </w:r>
      <w:r w:rsidRPr="004D513F">
        <w:rPr>
          <w:rFonts w:ascii="Times New Roman" w:eastAsia="Times New Roman" w:hAnsi="Times New Roman" w:cs="Times New Roman"/>
          <w:i/>
          <w:iCs/>
          <w:sz w:val="20"/>
          <w:szCs w:val="20"/>
          <w:lang w:val="en-US"/>
        </w:rPr>
        <w:t>Rep 2</w:t>
      </w:r>
      <w:r w:rsidRPr="006060C4">
        <w:rPr>
          <w:rFonts w:ascii="Times New Roman" w:eastAsia="Times New Roman" w:hAnsi="Times New Roman" w:cs="Times New Roman"/>
          <w:sz w:val="20"/>
          <w:szCs w:val="20"/>
          <w:lang w:val="en-US"/>
        </w:rPr>
        <w:t xml:space="preserve"> group with humidity (R²=0.129; 0.514) presented significance (p&gt;0.05) (Fig. </w:t>
      </w:r>
      <w:r>
        <w:rPr>
          <w:rFonts w:ascii="Times New Roman" w:eastAsia="Times New Roman" w:hAnsi="Times New Roman" w:cs="Times New Roman"/>
          <w:sz w:val="20"/>
          <w:szCs w:val="20"/>
          <w:lang w:val="en-US"/>
        </w:rPr>
        <w:t>4</w:t>
      </w:r>
      <w:r w:rsidRPr="006060C4">
        <w:rPr>
          <w:rFonts w:ascii="Times New Roman" w:eastAsia="Times New Roman" w:hAnsi="Times New Roman" w:cs="Times New Roman"/>
          <w:sz w:val="20"/>
          <w:szCs w:val="20"/>
          <w:lang w:val="en-US"/>
        </w:rPr>
        <w:t>h). On wetter days, more</w:t>
      </w:r>
      <w:r>
        <w:rPr>
          <w:rFonts w:ascii="Times New Roman" w:eastAsia="Times New Roman" w:hAnsi="Times New Roman" w:cs="Times New Roman"/>
          <w:sz w:val="20"/>
          <w:szCs w:val="20"/>
          <w:lang w:val="en-US"/>
        </w:rPr>
        <w:t xml:space="preserve"> </w:t>
      </w:r>
      <w:r w:rsidR="00300B5A">
        <w:rPr>
          <w:rFonts w:ascii="Times New Roman" w:eastAsia="Times New Roman" w:hAnsi="Times New Roman" w:cs="Times New Roman"/>
          <w:sz w:val="20"/>
          <w:szCs w:val="20"/>
          <w:lang w:val="en-US"/>
        </w:rPr>
        <w:t>road-kill</w:t>
      </w:r>
      <w:r w:rsidR="002424B6">
        <w:rPr>
          <w:rFonts w:ascii="Times New Roman" w:eastAsia="Times New Roman" w:hAnsi="Times New Roman" w:cs="Times New Roman"/>
          <w:sz w:val="20"/>
          <w:szCs w:val="20"/>
          <w:lang w:val="en-US"/>
        </w:rPr>
        <w:t xml:space="preserve"> event</w:t>
      </w:r>
      <w:r w:rsidR="004B372D">
        <w:rPr>
          <w:rFonts w:ascii="Times New Roman" w:eastAsia="Times New Roman" w:hAnsi="Times New Roman" w:cs="Times New Roman"/>
          <w:sz w:val="20"/>
          <w:szCs w:val="20"/>
          <w:lang w:val="en-US"/>
        </w:rPr>
        <w:t>s</w:t>
      </w:r>
      <w:r w:rsidR="00C54EB1">
        <w:rPr>
          <w:rFonts w:ascii="Times New Roman" w:eastAsia="Times New Roman" w:hAnsi="Times New Roman" w:cs="Times New Roman"/>
          <w:sz w:val="20"/>
          <w:szCs w:val="20"/>
          <w:lang w:val="en-US"/>
        </w:rPr>
        <w:t xml:space="preserve"> were recorded</w:t>
      </w:r>
      <w:r w:rsidRPr="006060C4">
        <w:rPr>
          <w:rFonts w:ascii="Times New Roman" w:eastAsia="Times New Roman" w:hAnsi="Times New Roman" w:cs="Times New Roman"/>
          <w:sz w:val="20"/>
          <w:szCs w:val="20"/>
          <w:lang w:val="en-US"/>
        </w:rPr>
        <w:t>. The groups</w:t>
      </w:r>
      <w:r>
        <w:rPr>
          <w:rFonts w:ascii="Times New Roman" w:eastAsia="Times New Roman" w:hAnsi="Times New Roman" w:cs="Times New Roman"/>
          <w:sz w:val="20"/>
          <w:szCs w:val="20"/>
          <w:lang w:val="en-US"/>
        </w:rPr>
        <w:t xml:space="preserve"> of</w:t>
      </w:r>
      <w:r w:rsidRPr="006060C4">
        <w:rPr>
          <w:rFonts w:ascii="Times New Roman" w:eastAsia="Times New Roman" w:hAnsi="Times New Roman" w:cs="Times New Roman"/>
          <w:sz w:val="20"/>
          <w:szCs w:val="20"/>
          <w:lang w:val="en-US"/>
        </w:rPr>
        <w:t xml:space="preserve"> amphibians and </w:t>
      </w:r>
      <w:r w:rsidRPr="00D57ECD">
        <w:rPr>
          <w:rFonts w:ascii="Times New Roman" w:eastAsia="Times New Roman" w:hAnsi="Times New Roman" w:cs="Times New Roman"/>
          <w:i/>
          <w:iCs/>
          <w:sz w:val="20"/>
          <w:szCs w:val="20"/>
          <w:lang w:val="en-US"/>
        </w:rPr>
        <w:t>Mam 1</w:t>
      </w:r>
      <w:r w:rsidRPr="006060C4">
        <w:rPr>
          <w:rFonts w:ascii="Times New Roman" w:eastAsia="Times New Roman" w:hAnsi="Times New Roman" w:cs="Times New Roman"/>
          <w:sz w:val="20"/>
          <w:szCs w:val="20"/>
          <w:lang w:val="en-US"/>
        </w:rPr>
        <w:t xml:space="preserve"> manifested no significant association with humidity.</w:t>
      </w:r>
    </w:p>
    <w:p w14:paraId="344C0C1A" w14:textId="77777777" w:rsidR="00CB1E9F" w:rsidRPr="006060C4" w:rsidRDefault="00CB1E9F">
      <w:pPr>
        <w:tabs>
          <w:tab w:val="left" w:pos="6424"/>
        </w:tabs>
        <w:spacing w:after="0" w:line="240" w:lineRule="auto"/>
        <w:jc w:val="both"/>
        <w:rPr>
          <w:rFonts w:ascii="Times New Roman" w:eastAsia="Times New Roman" w:hAnsi="Times New Roman" w:cs="Times New Roman"/>
          <w:sz w:val="20"/>
          <w:szCs w:val="20"/>
          <w:lang w:val="en-US"/>
        </w:rPr>
      </w:pPr>
    </w:p>
    <w:p w14:paraId="549A2FA7" w14:textId="77777777" w:rsidR="007C5457" w:rsidRPr="0046289F" w:rsidRDefault="007C5457" w:rsidP="007C5457">
      <w:pPr>
        <w:spacing w:after="0" w:line="240" w:lineRule="auto"/>
        <w:jc w:val="both"/>
        <w:rPr>
          <w:rFonts w:ascii="Times New Roman" w:eastAsia="Times New Roman" w:hAnsi="Times New Roman" w:cs="Times New Roman"/>
          <w:b/>
          <w:bCs/>
          <w:iCs/>
          <w:sz w:val="20"/>
          <w:szCs w:val="20"/>
          <w:lang w:val="en-US"/>
        </w:rPr>
      </w:pPr>
      <w:r w:rsidRPr="0046289F">
        <w:rPr>
          <w:rFonts w:ascii="Times New Roman" w:eastAsia="Times New Roman" w:hAnsi="Times New Roman" w:cs="Times New Roman"/>
          <w:b/>
          <w:bCs/>
          <w:iCs/>
          <w:sz w:val="20"/>
          <w:szCs w:val="20"/>
          <w:lang w:val="en-US"/>
        </w:rPr>
        <w:t>4.5 Hotspots</w:t>
      </w:r>
    </w:p>
    <w:p w14:paraId="3A23021E" w14:textId="77777777" w:rsidR="007C5457" w:rsidRDefault="007C5457" w:rsidP="007C5457">
      <w:pPr>
        <w:spacing w:after="0" w:line="240" w:lineRule="auto"/>
        <w:ind w:firstLine="708"/>
        <w:jc w:val="both"/>
        <w:rPr>
          <w:rFonts w:ascii="Times New Roman" w:eastAsia="Times New Roman" w:hAnsi="Times New Roman" w:cs="Times New Roman"/>
          <w:sz w:val="20"/>
          <w:szCs w:val="20"/>
          <w:lang w:val="en-US"/>
        </w:rPr>
      </w:pPr>
    </w:p>
    <w:p w14:paraId="0B4C28F0" w14:textId="01C6B400" w:rsidR="005128DF" w:rsidRDefault="00785C9E" w:rsidP="000E3364">
      <w:pPr>
        <w:spacing w:after="0" w:line="240" w:lineRule="auto"/>
        <w:ind w:firstLine="708"/>
        <w:jc w:val="both"/>
        <w:rPr>
          <w:rFonts w:ascii="Times New Roman" w:eastAsia="Times New Roman" w:hAnsi="Times New Roman" w:cs="Times New Roman"/>
          <w:sz w:val="20"/>
          <w:szCs w:val="20"/>
          <w:lang w:val="en-US"/>
        </w:rPr>
      </w:pPr>
      <w:r w:rsidRPr="00072F3C">
        <w:rPr>
          <w:rFonts w:ascii="Times New Roman" w:eastAsia="Times New Roman" w:hAnsi="Times New Roman" w:cs="Times New Roman"/>
          <w:sz w:val="20"/>
          <w:szCs w:val="20"/>
          <w:lang w:val="en-US"/>
        </w:rPr>
        <w:t>Road-kill events showed significant non-random spatial</w:t>
      </w:r>
      <w:r>
        <w:rPr>
          <w:rFonts w:ascii="Times New Roman" w:eastAsia="Times New Roman" w:hAnsi="Times New Roman" w:cs="Times New Roman"/>
          <w:sz w:val="20"/>
          <w:szCs w:val="20"/>
          <w:lang w:val="en-US"/>
        </w:rPr>
        <w:t xml:space="preserve"> </w:t>
      </w:r>
      <w:r w:rsidRPr="00072F3C">
        <w:rPr>
          <w:rFonts w:ascii="Times New Roman" w:eastAsia="Times New Roman" w:hAnsi="Times New Roman" w:cs="Times New Roman"/>
          <w:sz w:val="20"/>
          <w:szCs w:val="20"/>
          <w:lang w:val="en-US"/>
        </w:rPr>
        <w:t>distribution on highway</w:t>
      </w:r>
      <w:r w:rsidR="002E0EBF">
        <w:rPr>
          <w:rFonts w:ascii="Times New Roman" w:eastAsia="Times New Roman" w:hAnsi="Times New Roman" w:cs="Times New Roman"/>
          <w:sz w:val="20"/>
          <w:szCs w:val="20"/>
          <w:lang w:val="en-US"/>
        </w:rPr>
        <w:t>s</w:t>
      </w:r>
      <w:r w:rsidRPr="00072F3C">
        <w:rPr>
          <w:rFonts w:ascii="Times New Roman" w:eastAsia="Times New Roman" w:hAnsi="Times New Roman" w:cs="Times New Roman"/>
          <w:sz w:val="20"/>
          <w:szCs w:val="20"/>
          <w:lang w:val="en-US"/>
        </w:rPr>
        <w:t xml:space="preserve"> for</w:t>
      </w:r>
      <w:r w:rsidR="002E0EBF">
        <w:rPr>
          <w:rFonts w:ascii="Times New Roman" w:eastAsia="Times New Roman" w:hAnsi="Times New Roman" w:cs="Times New Roman"/>
          <w:sz w:val="20"/>
          <w:szCs w:val="20"/>
          <w:lang w:val="en-US"/>
        </w:rPr>
        <w:t xml:space="preserve"> the</w:t>
      </w:r>
      <w:r w:rsidRPr="00072F3C">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 xml:space="preserve">total </w:t>
      </w:r>
      <w:r w:rsidR="002E0EBF">
        <w:rPr>
          <w:rFonts w:ascii="Times New Roman" w:eastAsia="Times New Roman" w:hAnsi="Times New Roman" w:cs="Times New Roman"/>
          <w:sz w:val="20"/>
          <w:szCs w:val="20"/>
          <w:lang w:val="en-US"/>
        </w:rPr>
        <w:t xml:space="preserve">amount of </w:t>
      </w:r>
      <w:r w:rsidRPr="00072F3C">
        <w:rPr>
          <w:rFonts w:ascii="Times New Roman" w:eastAsia="Times New Roman" w:hAnsi="Times New Roman" w:cs="Times New Roman"/>
          <w:sz w:val="20"/>
          <w:szCs w:val="20"/>
          <w:lang w:val="en-US"/>
        </w:rPr>
        <w:t xml:space="preserve">vertebrate, </w:t>
      </w:r>
      <w:r>
        <w:rPr>
          <w:rFonts w:ascii="Times New Roman" w:eastAsia="Times New Roman" w:hAnsi="Times New Roman" w:cs="Times New Roman"/>
          <w:sz w:val="20"/>
          <w:szCs w:val="20"/>
          <w:lang w:val="en-US"/>
        </w:rPr>
        <w:t xml:space="preserve">amphibian, reptile, </w:t>
      </w:r>
      <w:proofErr w:type="gramStart"/>
      <w:r w:rsidRPr="00072F3C">
        <w:rPr>
          <w:rFonts w:ascii="Times New Roman" w:eastAsia="Times New Roman" w:hAnsi="Times New Roman" w:cs="Times New Roman"/>
          <w:sz w:val="20"/>
          <w:szCs w:val="20"/>
          <w:lang w:val="en-US"/>
        </w:rPr>
        <w:t>bird</w:t>
      </w:r>
      <w:proofErr w:type="gramEnd"/>
      <w:r>
        <w:rPr>
          <w:rFonts w:ascii="Times New Roman" w:eastAsia="Times New Roman" w:hAnsi="Times New Roman" w:cs="Times New Roman"/>
          <w:sz w:val="20"/>
          <w:szCs w:val="20"/>
          <w:lang w:val="en-US"/>
        </w:rPr>
        <w:t xml:space="preserve"> </w:t>
      </w:r>
      <w:r w:rsidR="000C3F3A">
        <w:rPr>
          <w:rFonts w:ascii="Times New Roman" w:eastAsia="Times New Roman" w:hAnsi="Times New Roman" w:cs="Times New Roman"/>
          <w:sz w:val="20"/>
          <w:szCs w:val="20"/>
          <w:lang w:val="en-US"/>
        </w:rPr>
        <w:t xml:space="preserve">and seasonality (rainfall period and dry period) </w:t>
      </w:r>
      <w:r>
        <w:rPr>
          <w:rFonts w:ascii="Times New Roman" w:eastAsia="Times New Roman" w:hAnsi="Times New Roman" w:cs="Times New Roman"/>
          <w:sz w:val="20"/>
          <w:szCs w:val="20"/>
          <w:lang w:val="en-US"/>
        </w:rPr>
        <w:t>assemblages.</w:t>
      </w:r>
      <w:r w:rsidRPr="00072F3C">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 xml:space="preserve">Only </w:t>
      </w:r>
      <w:r w:rsidRPr="00072F3C">
        <w:rPr>
          <w:rFonts w:ascii="Times New Roman" w:eastAsia="Times New Roman" w:hAnsi="Times New Roman" w:cs="Times New Roman"/>
          <w:sz w:val="20"/>
          <w:szCs w:val="20"/>
          <w:lang w:val="en-US"/>
        </w:rPr>
        <w:t>mammal</w:t>
      </w:r>
      <w:r>
        <w:rPr>
          <w:rFonts w:ascii="Times New Roman" w:eastAsia="Times New Roman" w:hAnsi="Times New Roman" w:cs="Times New Roman"/>
          <w:sz w:val="20"/>
          <w:szCs w:val="20"/>
          <w:lang w:val="en-US"/>
        </w:rPr>
        <w:t xml:space="preserve"> </w:t>
      </w:r>
      <w:r w:rsidR="00B24D04">
        <w:rPr>
          <w:rFonts w:ascii="Times New Roman" w:eastAsia="Times New Roman" w:hAnsi="Times New Roman" w:cs="Times New Roman"/>
          <w:sz w:val="20"/>
          <w:szCs w:val="20"/>
          <w:lang w:val="en-US"/>
        </w:rPr>
        <w:t xml:space="preserve">assemblages </w:t>
      </w:r>
      <w:r>
        <w:rPr>
          <w:rFonts w:ascii="Times New Roman" w:eastAsia="Times New Roman" w:hAnsi="Times New Roman" w:cs="Times New Roman"/>
          <w:sz w:val="20"/>
          <w:szCs w:val="20"/>
          <w:lang w:val="en-US"/>
        </w:rPr>
        <w:t xml:space="preserve">showed random spatial distribution. </w:t>
      </w:r>
      <w:r w:rsidRPr="00072F3C">
        <w:rPr>
          <w:rFonts w:ascii="Times New Roman" w:eastAsia="Times New Roman" w:hAnsi="Times New Roman" w:cs="Times New Roman"/>
          <w:sz w:val="20"/>
          <w:szCs w:val="20"/>
          <w:lang w:val="en-US"/>
        </w:rPr>
        <w:t>Significant aggregations occurred with similar radius amplitude for these</w:t>
      </w:r>
      <w:r>
        <w:rPr>
          <w:rFonts w:ascii="Times New Roman" w:eastAsia="Times New Roman" w:hAnsi="Times New Roman" w:cs="Times New Roman"/>
          <w:sz w:val="20"/>
          <w:szCs w:val="20"/>
          <w:lang w:val="en-US"/>
        </w:rPr>
        <w:t xml:space="preserve"> </w:t>
      </w:r>
      <w:r w:rsidRPr="00072F3C">
        <w:rPr>
          <w:rFonts w:ascii="Times New Roman" w:eastAsia="Times New Roman" w:hAnsi="Times New Roman" w:cs="Times New Roman"/>
          <w:sz w:val="20"/>
          <w:szCs w:val="20"/>
          <w:lang w:val="en-US"/>
        </w:rPr>
        <w:t>groups</w:t>
      </w:r>
      <w:r w:rsidR="005E0682">
        <w:rPr>
          <w:rFonts w:ascii="Times New Roman" w:eastAsia="Times New Roman" w:hAnsi="Times New Roman" w:cs="Times New Roman"/>
          <w:sz w:val="20"/>
          <w:szCs w:val="20"/>
          <w:lang w:val="en-US"/>
        </w:rPr>
        <w:t xml:space="preserve"> (Appendix</w:t>
      </w:r>
      <w:r w:rsidR="00757129">
        <w:rPr>
          <w:rFonts w:ascii="Times New Roman" w:eastAsia="Times New Roman" w:hAnsi="Times New Roman" w:cs="Times New Roman"/>
          <w:sz w:val="20"/>
          <w:szCs w:val="20"/>
          <w:lang w:val="en-US"/>
        </w:rPr>
        <w:t xml:space="preserve"> </w:t>
      </w:r>
      <w:r w:rsidR="005B162D">
        <w:rPr>
          <w:rFonts w:ascii="Times New Roman" w:eastAsia="Times New Roman" w:hAnsi="Times New Roman" w:cs="Times New Roman"/>
          <w:sz w:val="20"/>
          <w:szCs w:val="20"/>
          <w:lang w:val="en-US"/>
        </w:rPr>
        <w:t>S3</w:t>
      </w:r>
      <w:r w:rsidR="005E0682">
        <w:rPr>
          <w:rFonts w:ascii="Times New Roman" w:eastAsia="Times New Roman" w:hAnsi="Times New Roman" w:cs="Times New Roman"/>
          <w:sz w:val="20"/>
          <w:szCs w:val="20"/>
          <w:lang w:val="en-US"/>
        </w:rPr>
        <w:t>)</w:t>
      </w:r>
      <w:r w:rsidR="00CA7E57">
        <w:rPr>
          <w:rFonts w:ascii="Times New Roman" w:eastAsia="Times New Roman" w:hAnsi="Times New Roman" w:cs="Times New Roman"/>
          <w:sz w:val="20"/>
          <w:szCs w:val="20"/>
          <w:lang w:val="en-US"/>
        </w:rPr>
        <w:t>.</w:t>
      </w:r>
      <w:r w:rsidR="005128DF">
        <w:rPr>
          <w:rFonts w:ascii="Times New Roman" w:eastAsia="Times New Roman" w:hAnsi="Times New Roman" w:cs="Times New Roman"/>
          <w:sz w:val="20"/>
          <w:szCs w:val="20"/>
          <w:lang w:val="en-US"/>
        </w:rPr>
        <w:t xml:space="preserve"> </w:t>
      </w:r>
      <w:r w:rsidR="005128DF" w:rsidRPr="005128DF">
        <w:rPr>
          <w:rFonts w:ascii="Times New Roman" w:eastAsia="Times New Roman" w:hAnsi="Times New Roman" w:cs="Times New Roman"/>
          <w:sz w:val="20"/>
          <w:szCs w:val="20"/>
          <w:lang w:val="en-US"/>
        </w:rPr>
        <w:t xml:space="preserve">Regarding the dry and rainy season, we did not find any significant difference in the location of the </w:t>
      </w:r>
      <w:r w:rsidR="00300B5A">
        <w:rPr>
          <w:rFonts w:ascii="Times New Roman" w:eastAsia="Times New Roman" w:hAnsi="Times New Roman" w:cs="Times New Roman"/>
          <w:sz w:val="20"/>
          <w:szCs w:val="20"/>
          <w:lang w:val="en-US"/>
        </w:rPr>
        <w:t>road-kill</w:t>
      </w:r>
      <w:r w:rsidR="005128DF" w:rsidRPr="005128DF">
        <w:rPr>
          <w:rFonts w:ascii="Times New Roman" w:eastAsia="Times New Roman" w:hAnsi="Times New Roman" w:cs="Times New Roman"/>
          <w:sz w:val="20"/>
          <w:szCs w:val="20"/>
          <w:lang w:val="en-US"/>
        </w:rPr>
        <w:t xml:space="preserve"> hotspot</w:t>
      </w:r>
      <w:r w:rsidR="002813F0">
        <w:rPr>
          <w:rFonts w:ascii="Times New Roman" w:eastAsia="Times New Roman" w:hAnsi="Times New Roman" w:cs="Times New Roman"/>
          <w:sz w:val="20"/>
          <w:szCs w:val="20"/>
          <w:lang w:val="en-US"/>
        </w:rPr>
        <w:t xml:space="preserve">, only the dry period </w:t>
      </w:r>
      <w:r w:rsidR="002813F0" w:rsidRPr="002813F0">
        <w:rPr>
          <w:rFonts w:ascii="Times New Roman" w:eastAsia="Times New Roman" w:hAnsi="Times New Roman" w:cs="Times New Roman"/>
          <w:sz w:val="20"/>
          <w:szCs w:val="20"/>
          <w:lang w:val="en-US"/>
        </w:rPr>
        <w:t>apparently showed more variation in the aggregation points</w:t>
      </w:r>
      <w:r w:rsidR="005128DF" w:rsidRPr="005128DF">
        <w:rPr>
          <w:rFonts w:ascii="Times New Roman" w:eastAsia="Times New Roman" w:hAnsi="Times New Roman" w:cs="Times New Roman"/>
          <w:sz w:val="20"/>
          <w:szCs w:val="20"/>
          <w:lang w:val="en-US"/>
        </w:rPr>
        <w:t>.</w:t>
      </w:r>
    </w:p>
    <w:p w14:paraId="0FD6CC92" w14:textId="77777777" w:rsidR="008E19EE" w:rsidRDefault="008E19EE" w:rsidP="008E19EE">
      <w:pPr>
        <w:spacing w:after="0" w:line="240" w:lineRule="auto"/>
        <w:ind w:firstLine="708"/>
        <w:jc w:val="both"/>
        <w:rPr>
          <w:rFonts w:ascii="Times New Roman" w:eastAsia="Times New Roman" w:hAnsi="Times New Roman" w:cs="Times New Roman"/>
          <w:sz w:val="20"/>
          <w:szCs w:val="20"/>
          <w:lang w:val="en-US"/>
        </w:rPr>
      </w:pPr>
      <w:r w:rsidRPr="005F2D18">
        <w:rPr>
          <w:rFonts w:ascii="Times New Roman" w:eastAsia="Times New Roman" w:hAnsi="Times New Roman" w:cs="Times New Roman"/>
          <w:sz w:val="20"/>
          <w:szCs w:val="20"/>
          <w:lang w:val="en-US"/>
        </w:rPr>
        <w:t xml:space="preserve">The </w:t>
      </w:r>
      <w:r>
        <w:rPr>
          <w:rFonts w:ascii="Times New Roman" w:eastAsia="Times New Roman" w:hAnsi="Times New Roman" w:cs="Times New Roman"/>
          <w:sz w:val="20"/>
          <w:szCs w:val="20"/>
          <w:lang w:val="en-US"/>
        </w:rPr>
        <w:t>hotspots</w:t>
      </w:r>
      <w:r w:rsidRPr="005F2D18">
        <w:rPr>
          <w:rFonts w:ascii="Times New Roman" w:eastAsia="Times New Roman" w:hAnsi="Times New Roman" w:cs="Times New Roman"/>
          <w:sz w:val="20"/>
          <w:szCs w:val="20"/>
          <w:lang w:val="en-US"/>
        </w:rPr>
        <w:t xml:space="preserve"> were concentrated</w:t>
      </w:r>
      <w:r w:rsidR="00A85177">
        <w:rPr>
          <w:rFonts w:ascii="Times New Roman" w:eastAsia="Times New Roman" w:hAnsi="Times New Roman" w:cs="Times New Roman"/>
          <w:sz w:val="20"/>
          <w:szCs w:val="20"/>
          <w:lang w:val="en-US"/>
        </w:rPr>
        <w:t xml:space="preserve">, </w:t>
      </w:r>
      <w:r w:rsidR="00A85177" w:rsidRPr="002813F0">
        <w:rPr>
          <w:rFonts w:ascii="Times New Roman" w:eastAsia="Times New Roman" w:hAnsi="Times New Roman" w:cs="Times New Roman"/>
          <w:sz w:val="20"/>
          <w:szCs w:val="20"/>
          <w:lang w:val="en-US"/>
        </w:rPr>
        <w:t>apparently</w:t>
      </w:r>
      <w:r w:rsidR="00A85177">
        <w:rPr>
          <w:rFonts w:ascii="Times New Roman" w:eastAsia="Times New Roman" w:hAnsi="Times New Roman" w:cs="Times New Roman"/>
          <w:sz w:val="20"/>
          <w:szCs w:val="20"/>
          <w:lang w:val="en-US"/>
        </w:rPr>
        <w:t>,</w:t>
      </w:r>
      <w:r w:rsidRPr="005F2D18">
        <w:rPr>
          <w:rFonts w:ascii="Times New Roman" w:eastAsia="Times New Roman" w:hAnsi="Times New Roman" w:cs="Times New Roman"/>
          <w:sz w:val="20"/>
          <w:szCs w:val="20"/>
          <w:lang w:val="en-US"/>
        </w:rPr>
        <w:t xml:space="preserve"> in environments with heterogeneous vegetation cover</w:t>
      </w:r>
      <w:r w:rsidR="007D6EA6">
        <w:rPr>
          <w:rFonts w:ascii="Times New Roman" w:eastAsia="Times New Roman" w:hAnsi="Times New Roman" w:cs="Times New Roman"/>
          <w:sz w:val="20"/>
          <w:szCs w:val="20"/>
          <w:lang w:val="en-US"/>
        </w:rPr>
        <w:t>age</w:t>
      </w:r>
      <w:r w:rsidRPr="005F2D18">
        <w:rPr>
          <w:rFonts w:ascii="Times New Roman" w:eastAsia="Times New Roman" w:hAnsi="Times New Roman" w:cs="Times New Roman"/>
          <w:sz w:val="20"/>
          <w:szCs w:val="20"/>
          <w:lang w:val="en-US"/>
        </w:rPr>
        <w:t xml:space="preserve">. With the presence of the open shrub caatinga, presence of water surface, </w:t>
      </w:r>
      <w:proofErr w:type="spellStart"/>
      <w:r w:rsidRPr="005F2D18">
        <w:rPr>
          <w:rFonts w:ascii="Times New Roman" w:eastAsia="Times New Roman" w:hAnsi="Times New Roman" w:cs="Times New Roman"/>
          <w:sz w:val="20"/>
          <w:szCs w:val="20"/>
          <w:lang w:val="en-US"/>
        </w:rPr>
        <w:t>rupicol</w:t>
      </w:r>
      <w:r w:rsidR="00541C0A">
        <w:rPr>
          <w:rFonts w:ascii="Times New Roman" w:eastAsia="Times New Roman" w:hAnsi="Times New Roman" w:cs="Times New Roman"/>
          <w:sz w:val="20"/>
          <w:szCs w:val="20"/>
          <w:lang w:val="en-US"/>
        </w:rPr>
        <w:t>ou</w:t>
      </w:r>
      <w:r w:rsidRPr="005F2D18">
        <w:rPr>
          <w:rFonts w:ascii="Times New Roman" w:eastAsia="Times New Roman" w:hAnsi="Times New Roman" w:cs="Times New Roman"/>
          <w:sz w:val="20"/>
          <w:szCs w:val="20"/>
          <w:lang w:val="en-US"/>
        </w:rPr>
        <w:t>s</w:t>
      </w:r>
      <w:proofErr w:type="spellEnd"/>
      <w:r w:rsidRPr="005F2D18">
        <w:rPr>
          <w:rFonts w:ascii="Times New Roman" w:eastAsia="Times New Roman" w:hAnsi="Times New Roman" w:cs="Times New Roman"/>
          <w:sz w:val="20"/>
          <w:szCs w:val="20"/>
          <w:lang w:val="en-US"/>
        </w:rPr>
        <w:t xml:space="preserve"> vegetation and an extensive area of agriculture</w:t>
      </w:r>
      <w:r>
        <w:rPr>
          <w:rFonts w:ascii="Times New Roman" w:eastAsia="Times New Roman" w:hAnsi="Times New Roman" w:cs="Times New Roman"/>
          <w:sz w:val="20"/>
          <w:szCs w:val="20"/>
          <w:lang w:val="en-US"/>
        </w:rPr>
        <w:t xml:space="preserve"> (b</w:t>
      </w:r>
      <w:r w:rsidRPr="00E00DE9">
        <w:rPr>
          <w:rFonts w:ascii="Times New Roman" w:eastAsia="Times New Roman" w:hAnsi="Times New Roman" w:cs="Times New Roman"/>
          <w:sz w:val="20"/>
          <w:szCs w:val="20"/>
          <w:lang w:val="en-US"/>
        </w:rPr>
        <w:t>etween stretch 10 and 15 of the highway</w:t>
      </w:r>
      <w:r>
        <w:rPr>
          <w:rFonts w:ascii="Times New Roman" w:eastAsia="Times New Roman" w:hAnsi="Times New Roman" w:cs="Times New Roman"/>
          <w:sz w:val="20"/>
          <w:szCs w:val="20"/>
          <w:lang w:val="en-US"/>
        </w:rPr>
        <w:t xml:space="preserve">, Fig. </w:t>
      </w:r>
      <w:r w:rsidR="00C243D8">
        <w:rPr>
          <w:rFonts w:ascii="Times New Roman" w:eastAsia="Times New Roman" w:hAnsi="Times New Roman" w:cs="Times New Roman"/>
          <w:sz w:val="20"/>
          <w:szCs w:val="20"/>
          <w:lang w:val="en-US"/>
        </w:rPr>
        <w:t>5</w:t>
      </w:r>
      <w:r>
        <w:rPr>
          <w:rFonts w:ascii="Times New Roman" w:eastAsia="Times New Roman" w:hAnsi="Times New Roman" w:cs="Times New Roman"/>
          <w:sz w:val="20"/>
          <w:szCs w:val="20"/>
          <w:lang w:val="en-US"/>
        </w:rPr>
        <w:t>)</w:t>
      </w:r>
      <w:r w:rsidRPr="005F2D18">
        <w:rPr>
          <w:rFonts w:ascii="Times New Roman" w:eastAsia="Times New Roman" w:hAnsi="Times New Roman" w:cs="Times New Roman"/>
          <w:sz w:val="20"/>
          <w:szCs w:val="20"/>
          <w:lang w:val="en-US"/>
        </w:rPr>
        <w:t>.</w:t>
      </w:r>
      <w:r w:rsidR="005128DF">
        <w:rPr>
          <w:rFonts w:ascii="Times New Roman" w:eastAsia="Times New Roman" w:hAnsi="Times New Roman" w:cs="Times New Roman"/>
          <w:sz w:val="20"/>
          <w:szCs w:val="20"/>
          <w:lang w:val="en-US"/>
        </w:rPr>
        <w:t xml:space="preserve"> </w:t>
      </w:r>
      <w:r w:rsidR="00263CF8" w:rsidRPr="00263CF8">
        <w:rPr>
          <w:rFonts w:ascii="Times New Roman" w:eastAsia="Times New Roman" w:hAnsi="Times New Roman" w:cs="Times New Roman"/>
          <w:sz w:val="20"/>
          <w:szCs w:val="20"/>
          <w:lang w:val="en-US"/>
        </w:rPr>
        <w:t xml:space="preserve">Although other areas showed </w:t>
      </w:r>
      <w:r w:rsidR="002813F0">
        <w:rPr>
          <w:rFonts w:ascii="Times New Roman" w:eastAsia="Times New Roman" w:hAnsi="Times New Roman" w:cs="Times New Roman"/>
          <w:sz w:val="20"/>
          <w:szCs w:val="20"/>
          <w:lang w:val="en-US"/>
        </w:rPr>
        <w:t>hotspots</w:t>
      </w:r>
      <w:r w:rsidR="00263CF8" w:rsidRPr="00263CF8">
        <w:rPr>
          <w:rFonts w:ascii="Times New Roman" w:eastAsia="Times New Roman" w:hAnsi="Times New Roman" w:cs="Times New Roman"/>
          <w:sz w:val="20"/>
          <w:szCs w:val="20"/>
          <w:lang w:val="en-US"/>
        </w:rPr>
        <w:t>, the aggregation of these points was considered random according to the K statistic.</w:t>
      </w:r>
    </w:p>
    <w:p w14:paraId="21A7DE01" w14:textId="0AD779C9" w:rsidR="00CA7E57" w:rsidRDefault="00951AE2" w:rsidP="00805978">
      <w:pPr>
        <w:spacing w:after="0" w:line="240" w:lineRule="auto"/>
        <w:ind w:right="566"/>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val="en-US"/>
        </w:rPr>
        <w:drawing>
          <wp:inline distT="0" distB="0" distL="0" distR="0" wp14:anchorId="0767DCA1" wp14:editId="06E89D33">
            <wp:extent cx="5400040" cy="2748915"/>
            <wp:effectExtent l="0" t="0" r="0" b="0"/>
            <wp:docPr id="5" name="Imagem 5"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 Carta&#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748915"/>
                    </a:xfrm>
                    <a:prstGeom prst="rect">
                      <a:avLst/>
                    </a:prstGeom>
                  </pic:spPr>
                </pic:pic>
              </a:graphicData>
            </a:graphic>
          </wp:inline>
        </w:drawing>
      </w:r>
    </w:p>
    <w:p w14:paraId="3BC89A90" w14:textId="1DCDEA79" w:rsidR="00CA7E57" w:rsidRDefault="00CA7E57" w:rsidP="00CA7E57">
      <w:pPr>
        <w:spacing w:after="0" w:line="240" w:lineRule="auto"/>
        <w:jc w:val="both"/>
        <w:rPr>
          <w:rFonts w:ascii="Times New Roman" w:eastAsia="Times New Roman" w:hAnsi="Times New Roman" w:cs="Times New Roman"/>
          <w:sz w:val="20"/>
          <w:szCs w:val="20"/>
          <w:lang w:val="en-US"/>
        </w:rPr>
      </w:pPr>
      <w:r w:rsidRPr="00CA7E57">
        <w:rPr>
          <w:rFonts w:ascii="Times New Roman" w:eastAsia="Times New Roman" w:hAnsi="Times New Roman" w:cs="Times New Roman"/>
          <w:b/>
          <w:bCs/>
          <w:sz w:val="20"/>
          <w:szCs w:val="20"/>
          <w:lang w:val="en-US"/>
        </w:rPr>
        <w:t>Fig</w:t>
      </w:r>
      <w:r w:rsidR="00EE46EA">
        <w:rPr>
          <w:rFonts w:ascii="Times New Roman" w:eastAsia="Times New Roman" w:hAnsi="Times New Roman" w:cs="Times New Roman"/>
          <w:b/>
          <w:bCs/>
          <w:sz w:val="20"/>
          <w:szCs w:val="20"/>
          <w:lang w:val="en-US"/>
        </w:rPr>
        <w:t>ure</w:t>
      </w:r>
      <w:r w:rsidRPr="00CA7E57">
        <w:rPr>
          <w:rFonts w:ascii="Times New Roman" w:eastAsia="Times New Roman" w:hAnsi="Times New Roman" w:cs="Times New Roman"/>
          <w:b/>
          <w:bCs/>
          <w:sz w:val="20"/>
          <w:szCs w:val="20"/>
          <w:lang w:val="en-US"/>
        </w:rPr>
        <w:t xml:space="preserve"> </w:t>
      </w:r>
      <w:r w:rsidR="00C243D8">
        <w:rPr>
          <w:rFonts w:ascii="Times New Roman" w:eastAsia="Times New Roman" w:hAnsi="Times New Roman" w:cs="Times New Roman"/>
          <w:b/>
          <w:bCs/>
          <w:sz w:val="20"/>
          <w:szCs w:val="20"/>
          <w:lang w:val="en-US"/>
        </w:rPr>
        <w:t>5</w:t>
      </w:r>
      <w:r w:rsidRPr="00CA7E57">
        <w:rPr>
          <w:rFonts w:ascii="Times New Roman" w:eastAsia="Times New Roman" w:hAnsi="Times New Roman" w:cs="Times New Roman"/>
          <w:b/>
          <w:bCs/>
          <w:sz w:val="20"/>
          <w:szCs w:val="20"/>
          <w:lang w:val="en-US"/>
        </w:rPr>
        <w:t>.</w:t>
      </w:r>
      <w:r w:rsidRPr="00CA7E57">
        <w:rPr>
          <w:rFonts w:ascii="Times New Roman" w:eastAsia="Times New Roman" w:hAnsi="Times New Roman" w:cs="Times New Roman"/>
          <w:sz w:val="20"/>
          <w:szCs w:val="20"/>
          <w:lang w:val="en-US"/>
        </w:rPr>
        <w:t xml:space="preserve"> Road-kill </w:t>
      </w:r>
      <w:r w:rsidR="007204EB">
        <w:rPr>
          <w:rFonts w:ascii="Times New Roman" w:eastAsia="Times New Roman" w:hAnsi="Times New Roman" w:cs="Times New Roman"/>
          <w:sz w:val="20"/>
          <w:szCs w:val="20"/>
          <w:lang w:val="en-US"/>
        </w:rPr>
        <w:t xml:space="preserve">aggregation </w:t>
      </w:r>
      <w:r w:rsidRPr="00CA7E57">
        <w:rPr>
          <w:rFonts w:ascii="Times New Roman" w:eastAsia="Times New Roman" w:hAnsi="Times New Roman" w:cs="Times New Roman"/>
          <w:sz w:val="20"/>
          <w:szCs w:val="20"/>
          <w:lang w:val="en-US"/>
        </w:rPr>
        <w:t>intensity (black line</w:t>
      </w:r>
      <w:r w:rsidR="004F4089">
        <w:rPr>
          <w:rFonts w:ascii="Times New Roman" w:eastAsia="Times New Roman" w:hAnsi="Times New Roman" w:cs="Times New Roman"/>
          <w:sz w:val="20"/>
          <w:szCs w:val="20"/>
          <w:lang w:val="en-US"/>
        </w:rPr>
        <w:t>s</w:t>
      </w:r>
      <w:r w:rsidRPr="00CA7E57">
        <w:rPr>
          <w:rFonts w:ascii="Times New Roman" w:eastAsia="Times New Roman" w:hAnsi="Times New Roman" w:cs="Times New Roman"/>
          <w:sz w:val="20"/>
          <w:szCs w:val="20"/>
          <w:lang w:val="en-US"/>
        </w:rPr>
        <w:t>) and 9</w:t>
      </w:r>
      <w:r>
        <w:rPr>
          <w:rFonts w:ascii="Times New Roman" w:eastAsia="Times New Roman" w:hAnsi="Times New Roman" w:cs="Times New Roman"/>
          <w:sz w:val="20"/>
          <w:szCs w:val="20"/>
          <w:lang w:val="en-US"/>
        </w:rPr>
        <w:t>5</w:t>
      </w:r>
      <w:r w:rsidRPr="00CA7E57">
        <w:rPr>
          <w:rFonts w:ascii="Times New Roman" w:eastAsia="Times New Roman" w:hAnsi="Times New Roman" w:cs="Times New Roman"/>
          <w:sz w:val="20"/>
          <w:szCs w:val="20"/>
          <w:lang w:val="en-US"/>
        </w:rPr>
        <w:t>% confidence limits (</w:t>
      </w:r>
      <w:bookmarkStart w:id="97" w:name="_Hlk57727846"/>
      <w:r w:rsidR="004F4089">
        <w:rPr>
          <w:rFonts w:ascii="Times New Roman" w:eastAsia="Times New Roman" w:hAnsi="Times New Roman" w:cs="Times New Roman"/>
          <w:sz w:val="20"/>
          <w:szCs w:val="20"/>
          <w:lang w:val="en-US"/>
        </w:rPr>
        <w:t>dotted</w:t>
      </w:r>
      <w:r w:rsidRPr="00CA7E57">
        <w:rPr>
          <w:rFonts w:ascii="Times New Roman" w:eastAsia="Times New Roman" w:hAnsi="Times New Roman" w:cs="Times New Roman"/>
          <w:sz w:val="20"/>
          <w:szCs w:val="20"/>
          <w:lang w:val="en-US"/>
        </w:rPr>
        <w:t xml:space="preserve"> lines</w:t>
      </w:r>
      <w:bookmarkEnd w:id="97"/>
      <w:r w:rsidRPr="00CA7E57">
        <w:rPr>
          <w:rFonts w:ascii="Times New Roman" w:eastAsia="Times New Roman" w:hAnsi="Times New Roman" w:cs="Times New Roman"/>
          <w:sz w:val="20"/>
          <w:szCs w:val="20"/>
          <w:lang w:val="en-US"/>
        </w:rPr>
        <w:t xml:space="preserve">) along </w:t>
      </w:r>
      <w:r>
        <w:rPr>
          <w:rFonts w:ascii="Times New Roman" w:eastAsia="Times New Roman" w:hAnsi="Times New Roman" w:cs="Times New Roman"/>
          <w:sz w:val="20"/>
          <w:szCs w:val="20"/>
          <w:lang w:val="en-US"/>
        </w:rPr>
        <w:t>40</w:t>
      </w:r>
      <w:r w:rsidRPr="00CA7E57">
        <w:rPr>
          <w:rFonts w:ascii="Times New Roman" w:eastAsia="Times New Roman" w:hAnsi="Times New Roman" w:cs="Times New Roman"/>
          <w:sz w:val="20"/>
          <w:szCs w:val="20"/>
          <w:lang w:val="en-US"/>
        </w:rPr>
        <w:t xml:space="preserve"> km of </w:t>
      </w:r>
      <w:r>
        <w:rPr>
          <w:rFonts w:ascii="Times New Roman" w:eastAsia="Times New Roman" w:hAnsi="Times New Roman" w:cs="Times New Roman"/>
          <w:sz w:val="20"/>
          <w:szCs w:val="20"/>
          <w:lang w:val="en-US"/>
        </w:rPr>
        <w:t>BR</w:t>
      </w:r>
      <w:r w:rsidRPr="00CA7E57">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122</w:t>
      </w:r>
      <w:r w:rsidRPr="00CA7E57">
        <w:rPr>
          <w:rFonts w:ascii="Times New Roman" w:eastAsia="Times New Roman" w:hAnsi="Times New Roman" w:cs="Times New Roman"/>
          <w:sz w:val="20"/>
          <w:szCs w:val="20"/>
          <w:lang w:val="en-US"/>
        </w:rPr>
        <w:t>:</w:t>
      </w:r>
      <w:r w:rsidR="00754860">
        <w:rPr>
          <w:rFonts w:ascii="Times New Roman" w:eastAsia="Times New Roman" w:hAnsi="Times New Roman" w:cs="Times New Roman"/>
          <w:sz w:val="20"/>
          <w:szCs w:val="20"/>
          <w:lang w:val="en-US"/>
        </w:rPr>
        <w:t xml:space="preserve"> (a)</w:t>
      </w:r>
      <w:r>
        <w:rPr>
          <w:rFonts w:ascii="Times New Roman" w:hAnsi="Times New Roman" w:cs="Times New Roman"/>
          <w:color w:val="131413"/>
          <w:sz w:val="20"/>
          <w:szCs w:val="20"/>
          <w:lang w:val="en-US" w:eastAsia="pt-BR"/>
        </w:rPr>
        <w:t xml:space="preserve"> total </w:t>
      </w:r>
      <w:r w:rsidR="00826391">
        <w:rPr>
          <w:rFonts w:ascii="Times New Roman" w:hAnsi="Times New Roman" w:cs="Times New Roman"/>
          <w:color w:val="131413"/>
          <w:sz w:val="20"/>
          <w:szCs w:val="20"/>
          <w:lang w:val="en-US" w:eastAsia="pt-BR"/>
        </w:rPr>
        <w:t>road</w:t>
      </w:r>
      <w:r w:rsidR="007D2423">
        <w:rPr>
          <w:rFonts w:ascii="Times New Roman" w:hAnsi="Times New Roman" w:cs="Times New Roman"/>
          <w:color w:val="131413"/>
          <w:sz w:val="20"/>
          <w:szCs w:val="20"/>
          <w:lang w:val="en-US" w:eastAsia="pt-BR"/>
        </w:rPr>
        <w:t>-</w:t>
      </w:r>
      <w:r w:rsidR="00826391">
        <w:rPr>
          <w:rFonts w:ascii="Times New Roman" w:hAnsi="Times New Roman" w:cs="Times New Roman"/>
          <w:color w:val="131413"/>
          <w:sz w:val="20"/>
          <w:szCs w:val="20"/>
          <w:lang w:val="en-US" w:eastAsia="pt-BR"/>
        </w:rPr>
        <w:t>kill rate</w:t>
      </w:r>
      <w:r w:rsidR="00F842E3">
        <w:rPr>
          <w:rFonts w:ascii="Times New Roman" w:hAnsi="Times New Roman" w:cs="Times New Roman"/>
          <w:color w:val="131413"/>
          <w:sz w:val="20"/>
          <w:szCs w:val="20"/>
          <w:lang w:val="en-US" w:eastAsia="pt-BR"/>
        </w:rPr>
        <w:t xml:space="preserve"> for vertebrates</w:t>
      </w:r>
      <w:r w:rsidR="00754860">
        <w:rPr>
          <w:rFonts w:ascii="Times New Roman" w:hAnsi="Times New Roman" w:cs="Times New Roman"/>
          <w:color w:val="131413"/>
          <w:sz w:val="20"/>
          <w:szCs w:val="20"/>
          <w:lang w:val="en-US" w:eastAsia="pt-BR"/>
        </w:rPr>
        <w:t>; (b) Rainy season; (c) Dry season</w:t>
      </w:r>
      <w:r w:rsidR="00B75433">
        <w:rPr>
          <w:rFonts w:ascii="Times New Roman" w:hAnsi="Times New Roman" w:cs="Times New Roman"/>
          <w:color w:val="131413"/>
          <w:sz w:val="20"/>
          <w:szCs w:val="20"/>
          <w:lang w:val="en-US" w:eastAsia="pt-BR"/>
        </w:rPr>
        <w:t xml:space="preserve">; (d) </w:t>
      </w:r>
      <w:r>
        <w:rPr>
          <w:rFonts w:ascii="Times New Roman" w:eastAsia="Times New Roman" w:hAnsi="Times New Roman" w:cs="Times New Roman"/>
          <w:sz w:val="20"/>
          <w:szCs w:val="20"/>
          <w:lang w:val="en-US"/>
        </w:rPr>
        <w:t>amphibians</w:t>
      </w:r>
      <w:r w:rsidR="00B75433">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 xml:space="preserve"> </w:t>
      </w:r>
      <w:r w:rsidRPr="00CA7E57">
        <w:rPr>
          <w:rFonts w:ascii="Times New Roman" w:eastAsia="Times New Roman" w:hAnsi="Times New Roman" w:cs="Times New Roman"/>
          <w:sz w:val="20"/>
          <w:szCs w:val="20"/>
          <w:lang w:val="en-US"/>
        </w:rPr>
        <w:t>(</w:t>
      </w:r>
      <w:r w:rsidR="00B75433">
        <w:rPr>
          <w:rFonts w:ascii="Times New Roman" w:eastAsia="Times New Roman" w:hAnsi="Times New Roman" w:cs="Times New Roman"/>
          <w:sz w:val="20"/>
          <w:szCs w:val="20"/>
          <w:lang w:val="en-US"/>
        </w:rPr>
        <w:t>e</w:t>
      </w:r>
      <w:r w:rsidRPr="00CA7E57">
        <w:rPr>
          <w:rFonts w:ascii="Times New Roman" w:eastAsia="Times New Roman" w:hAnsi="Times New Roman" w:cs="Times New Roman"/>
          <w:sz w:val="20"/>
          <w:szCs w:val="20"/>
          <w:lang w:val="en-US"/>
        </w:rPr>
        <w:t xml:space="preserve">) </w:t>
      </w:r>
      <w:r w:rsidR="0077371F">
        <w:rPr>
          <w:rFonts w:ascii="Times New Roman" w:eastAsia="Times New Roman" w:hAnsi="Times New Roman" w:cs="Times New Roman"/>
          <w:sz w:val="20"/>
          <w:szCs w:val="20"/>
          <w:lang w:val="en-US"/>
        </w:rPr>
        <w:t>reptiles</w:t>
      </w:r>
      <w:r w:rsidR="00B75433">
        <w:rPr>
          <w:rFonts w:ascii="Times New Roman" w:eastAsia="Times New Roman" w:hAnsi="Times New Roman" w:cs="Times New Roman"/>
          <w:sz w:val="20"/>
          <w:szCs w:val="20"/>
          <w:lang w:val="en-US"/>
        </w:rPr>
        <w:t xml:space="preserve"> and (f)</w:t>
      </w:r>
      <w:r>
        <w:rPr>
          <w:rFonts w:ascii="Times New Roman" w:eastAsia="Times New Roman" w:hAnsi="Times New Roman" w:cs="Times New Roman"/>
          <w:sz w:val="20"/>
          <w:szCs w:val="20"/>
          <w:lang w:val="en-US"/>
        </w:rPr>
        <w:t xml:space="preserve"> </w:t>
      </w:r>
      <w:r w:rsidR="0077371F">
        <w:rPr>
          <w:rFonts w:ascii="Times New Roman" w:eastAsia="Times New Roman" w:hAnsi="Times New Roman" w:cs="Times New Roman"/>
          <w:sz w:val="20"/>
          <w:szCs w:val="20"/>
          <w:lang w:val="en-US"/>
        </w:rPr>
        <w:t>birds</w:t>
      </w:r>
      <w:r w:rsidRPr="00CA7E57">
        <w:rPr>
          <w:rFonts w:ascii="Times New Roman" w:eastAsia="Times New Roman" w:hAnsi="Times New Roman" w:cs="Times New Roman"/>
          <w:sz w:val="20"/>
          <w:szCs w:val="20"/>
          <w:lang w:val="en-US"/>
        </w:rPr>
        <w:t xml:space="preserve">. Values above the upper confidence limit indicate significant </w:t>
      </w:r>
      <w:r w:rsidR="00A0133A">
        <w:rPr>
          <w:rFonts w:ascii="Times New Roman" w:eastAsia="Times New Roman" w:hAnsi="Times New Roman" w:cs="Times New Roman"/>
          <w:sz w:val="20"/>
          <w:szCs w:val="20"/>
          <w:lang w:val="en-US"/>
        </w:rPr>
        <w:t xml:space="preserve">mortality </w:t>
      </w:r>
      <w:r w:rsidRPr="00CA7E57">
        <w:rPr>
          <w:rFonts w:ascii="Times New Roman" w:eastAsia="Times New Roman" w:hAnsi="Times New Roman" w:cs="Times New Roman"/>
          <w:sz w:val="20"/>
          <w:szCs w:val="20"/>
          <w:lang w:val="en-US"/>
        </w:rPr>
        <w:t>hotspots</w:t>
      </w:r>
      <w:r w:rsidR="0077371F">
        <w:rPr>
          <w:rFonts w:ascii="Times New Roman" w:eastAsia="Times New Roman" w:hAnsi="Times New Roman" w:cs="Times New Roman"/>
          <w:sz w:val="20"/>
          <w:szCs w:val="20"/>
          <w:lang w:val="en-US"/>
        </w:rPr>
        <w:t>.</w:t>
      </w:r>
    </w:p>
    <w:p w14:paraId="580153D6" w14:textId="77777777" w:rsidR="00F557D6" w:rsidRDefault="00F557D6" w:rsidP="00CA7E57">
      <w:pPr>
        <w:spacing w:after="0" w:line="240" w:lineRule="auto"/>
        <w:jc w:val="both"/>
        <w:rPr>
          <w:rFonts w:ascii="Times New Roman" w:eastAsia="Times New Roman" w:hAnsi="Times New Roman" w:cs="Times New Roman"/>
          <w:sz w:val="20"/>
          <w:szCs w:val="20"/>
          <w:lang w:val="en-US"/>
        </w:rPr>
      </w:pPr>
    </w:p>
    <w:p w14:paraId="401316EB" w14:textId="34B5CB56" w:rsidR="00DD5E43" w:rsidRPr="00DD5E43" w:rsidRDefault="00DD5E43" w:rsidP="001C404C">
      <w:pPr>
        <w:spacing w:after="0" w:line="240" w:lineRule="auto"/>
        <w:ind w:firstLine="708"/>
        <w:jc w:val="both"/>
        <w:rPr>
          <w:rFonts w:ascii="Times New Roman" w:eastAsia="Times New Roman" w:hAnsi="Times New Roman" w:cs="Times New Roman"/>
          <w:sz w:val="20"/>
          <w:szCs w:val="20"/>
          <w:lang w:val="en-US"/>
        </w:rPr>
      </w:pPr>
      <w:r w:rsidRPr="00DD5E43">
        <w:rPr>
          <w:rFonts w:ascii="Times New Roman" w:eastAsia="Times New Roman" w:hAnsi="Times New Roman" w:cs="Times New Roman"/>
          <w:sz w:val="20"/>
          <w:szCs w:val="20"/>
          <w:lang w:val="en-US"/>
        </w:rPr>
        <w:t>The hotspot for total road deaths and hotspots in the</w:t>
      </w:r>
      <w:r>
        <w:rPr>
          <w:rFonts w:ascii="Times New Roman" w:eastAsia="Times New Roman" w:hAnsi="Times New Roman" w:cs="Times New Roman"/>
          <w:sz w:val="20"/>
          <w:szCs w:val="20"/>
          <w:lang w:val="en-US"/>
        </w:rPr>
        <w:t xml:space="preserve"> rainy</w:t>
      </w:r>
      <w:r w:rsidRPr="00DD5E43">
        <w:rPr>
          <w:rFonts w:ascii="Times New Roman" w:eastAsia="Times New Roman" w:hAnsi="Times New Roman" w:cs="Times New Roman"/>
          <w:sz w:val="20"/>
          <w:szCs w:val="20"/>
          <w:lang w:val="en-US"/>
        </w:rPr>
        <w:t xml:space="preserve"> period coincided with amphibian hotspots because the largest number of deaths was from amphibians in the </w:t>
      </w:r>
      <w:r>
        <w:rPr>
          <w:rFonts w:ascii="Times New Roman" w:eastAsia="Times New Roman" w:hAnsi="Times New Roman" w:cs="Times New Roman"/>
          <w:sz w:val="20"/>
          <w:szCs w:val="20"/>
          <w:lang w:val="en-US"/>
        </w:rPr>
        <w:t>rainy</w:t>
      </w:r>
      <w:r w:rsidRPr="00DD5E43">
        <w:rPr>
          <w:rFonts w:ascii="Times New Roman" w:eastAsia="Times New Roman" w:hAnsi="Times New Roman" w:cs="Times New Roman"/>
          <w:sz w:val="20"/>
          <w:szCs w:val="20"/>
          <w:lang w:val="en-US"/>
        </w:rPr>
        <w:t xml:space="preserve"> period.</w:t>
      </w:r>
    </w:p>
    <w:p w14:paraId="561CFD21" w14:textId="7FA8E764" w:rsidR="00CA7E57" w:rsidRDefault="00DD5E43" w:rsidP="001C404C">
      <w:pPr>
        <w:spacing w:after="0" w:line="240" w:lineRule="auto"/>
        <w:ind w:firstLine="708"/>
        <w:jc w:val="both"/>
        <w:rPr>
          <w:rFonts w:ascii="Times New Roman" w:eastAsia="Times New Roman" w:hAnsi="Times New Roman" w:cs="Times New Roman"/>
          <w:sz w:val="20"/>
          <w:szCs w:val="20"/>
          <w:lang w:val="en-US"/>
        </w:rPr>
      </w:pPr>
      <w:r w:rsidRPr="00DD5E43">
        <w:rPr>
          <w:rFonts w:ascii="Times New Roman" w:eastAsia="Times New Roman" w:hAnsi="Times New Roman" w:cs="Times New Roman"/>
          <w:sz w:val="20"/>
          <w:szCs w:val="20"/>
          <w:lang w:val="en-US"/>
        </w:rPr>
        <w:t xml:space="preserve">In the dry period, the hotspot of the total </w:t>
      </w:r>
      <w:r w:rsidR="00BC37E5">
        <w:rPr>
          <w:rFonts w:ascii="Times New Roman" w:eastAsia="Times New Roman" w:hAnsi="Times New Roman" w:cs="Times New Roman"/>
          <w:sz w:val="20"/>
          <w:szCs w:val="20"/>
          <w:lang w:val="en-US"/>
        </w:rPr>
        <w:t xml:space="preserve">vertebrate </w:t>
      </w:r>
      <w:r w:rsidRPr="00DD5E43">
        <w:rPr>
          <w:rFonts w:ascii="Times New Roman" w:eastAsia="Times New Roman" w:hAnsi="Times New Roman" w:cs="Times New Roman"/>
          <w:sz w:val="20"/>
          <w:szCs w:val="20"/>
          <w:lang w:val="en-US"/>
        </w:rPr>
        <w:t xml:space="preserve">death </w:t>
      </w:r>
      <w:r w:rsidR="00BC37E5">
        <w:rPr>
          <w:rFonts w:ascii="Times New Roman" w:eastAsia="Times New Roman" w:hAnsi="Times New Roman" w:cs="Times New Roman"/>
          <w:sz w:val="20"/>
          <w:szCs w:val="20"/>
          <w:lang w:val="en-US"/>
        </w:rPr>
        <w:t>rate</w:t>
      </w:r>
      <w:r w:rsidRPr="00DD5E43">
        <w:rPr>
          <w:rFonts w:ascii="Times New Roman" w:eastAsia="Times New Roman" w:hAnsi="Times New Roman" w:cs="Times New Roman"/>
          <w:sz w:val="20"/>
          <w:szCs w:val="20"/>
          <w:lang w:val="en-US"/>
        </w:rPr>
        <w:t xml:space="preserve"> coincided with the other groups</w:t>
      </w:r>
      <w:r w:rsidR="00826391">
        <w:rPr>
          <w:rFonts w:ascii="Times New Roman" w:eastAsia="Times New Roman" w:hAnsi="Times New Roman" w:cs="Times New Roman"/>
          <w:sz w:val="20"/>
          <w:szCs w:val="20"/>
          <w:lang w:val="en-US"/>
        </w:rPr>
        <w:t>. H</w:t>
      </w:r>
      <w:r w:rsidRPr="00DD5E43">
        <w:rPr>
          <w:rFonts w:ascii="Times New Roman" w:eastAsia="Times New Roman" w:hAnsi="Times New Roman" w:cs="Times New Roman"/>
          <w:sz w:val="20"/>
          <w:szCs w:val="20"/>
          <w:lang w:val="en-US"/>
        </w:rPr>
        <w:t>owever</w:t>
      </w:r>
      <w:r w:rsidR="00826391">
        <w:rPr>
          <w:rFonts w:ascii="Times New Roman" w:eastAsia="Times New Roman" w:hAnsi="Times New Roman" w:cs="Times New Roman"/>
          <w:sz w:val="20"/>
          <w:szCs w:val="20"/>
          <w:lang w:val="en-US"/>
        </w:rPr>
        <w:t>,</w:t>
      </w:r>
      <w:r w:rsidRPr="00DD5E43">
        <w:rPr>
          <w:rFonts w:ascii="Times New Roman" w:eastAsia="Times New Roman" w:hAnsi="Times New Roman" w:cs="Times New Roman"/>
          <w:sz w:val="20"/>
          <w:szCs w:val="20"/>
          <w:lang w:val="en-US"/>
        </w:rPr>
        <w:t xml:space="preserve"> there was a greater dispersion of these points coinciding with the random pattern of deaths of mammals that predominated in the dry period.</w:t>
      </w:r>
    </w:p>
    <w:p w14:paraId="0793EB0D" w14:textId="77777777" w:rsidR="00805978" w:rsidRDefault="00805978" w:rsidP="001C404C">
      <w:pPr>
        <w:spacing w:after="0" w:line="240" w:lineRule="auto"/>
        <w:ind w:firstLine="708"/>
        <w:jc w:val="both"/>
        <w:rPr>
          <w:rFonts w:ascii="Times New Roman" w:eastAsia="Times New Roman" w:hAnsi="Times New Roman" w:cs="Times New Roman"/>
          <w:sz w:val="20"/>
          <w:szCs w:val="20"/>
          <w:lang w:val="en-US"/>
        </w:rPr>
      </w:pPr>
    </w:p>
    <w:p w14:paraId="3E8359F3" w14:textId="5DD02CB5" w:rsidR="00E771BE" w:rsidRPr="006060C4" w:rsidRDefault="0046289F" w:rsidP="001C404C">
      <w:pPr>
        <w:spacing w:after="0" w:line="240" w:lineRule="auto"/>
        <w:jc w:val="both"/>
        <w:rPr>
          <w:rFonts w:ascii="Times New Roman" w:eastAsia="Times New Roman" w:hAnsi="Times New Roman" w:cs="Times New Roman"/>
          <w:b/>
          <w:sz w:val="20"/>
          <w:szCs w:val="20"/>
          <w:lang w:val="en-US"/>
        </w:rPr>
      </w:pPr>
      <w:r w:rsidRPr="006060C4">
        <w:rPr>
          <w:rFonts w:ascii="Times New Roman" w:eastAsia="Times New Roman" w:hAnsi="Times New Roman" w:cs="Times New Roman"/>
          <w:b/>
          <w:sz w:val="20"/>
          <w:szCs w:val="20"/>
          <w:lang w:val="en-US"/>
        </w:rPr>
        <w:t>5 DISCUSSION</w:t>
      </w:r>
    </w:p>
    <w:p w14:paraId="501E985E" w14:textId="77777777" w:rsidR="00E771BE" w:rsidRPr="006060C4" w:rsidRDefault="00E771BE" w:rsidP="001C404C">
      <w:pPr>
        <w:spacing w:after="0" w:line="240" w:lineRule="auto"/>
        <w:jc w:val="both"/>
        <w:rPr>
          <w:rFonts w:ascii="Times New Roman" w:eastAsia="Times New Roman" w:hAnsi="Times New Roman" w:cs="Times New Roman"/>
          <w:sz w:val="20"/>
          <w:szCs w:val="20"/>
          <w:lang w:val="en-US"/>
        </w:rPr>
      </w:pPr>
    </w:p>
    <w:p w14:paraId="42948860" w14:textId="0ACF231D" w:rsidR="006F65B8" w:rsidRDefault="00845A2F" w:rsidP="001C404C">
      <w:pPr>
        <w:spacing w:after="0" w:line="240" w:lineRule="auto"/>
        <w:ind w:firstLine="708"/>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Vertebrate</w:t>
      </w:r>
      <w:r w:rsidR="006F65B8" w:rsidRPr="00EC1F2E">
        <w:rPr>
          <w:rFonts w:ascii="Times New Roman" w:eastAsia="Times New Roman" w:hAnsi="Times New Roman" w:cs="Times New Roman"/>
          <w:sz w:val="20"/>
          <w:szCs w:val="20"/>
          <w:lang w:val="en-US"/>
        </w:rPr>
        <w:t xml:space="preserve"> mortality on the roads was positively related to the rainy season</w:t>
      </w:r>
      <w:r w:rsidR="004D513F" w:rsidRPr="00EC1F2E">
        <w:rPr>
          <w:rFonts w:ascii="Times New Roman" w:eastAsia="Times New Roman" w:hAnsi="Times New Roman" w:cs="Times New Roman"/>
          <w:sz w:val="20"/>
          <w:szCs w:val="20"/>
          <w:lang w:val="en-US"/>
        </w:rPr>
        <w:t>.</w:t>
      </w:r>
      <w:r w:rsidR="006F65B8" w:rsidRPr="00EC1F2E">
        <w:rPr>
          <w:rFonts w:ascii="Times New Roman" w:eastAsia="Times New Roman" w:hAnsi="Times New Roman" w:cs="Times New Roman"/>
          <w:sz w:val="20"/>
          <w:szCs w:val="20"/>
          <w:lang w:val="en-US"/>
        </w:rPr>
        <w:t xml:space="preserve"> </w:t>
      </w:r>
      <w:r w:rsidR="004D513F" w:rsidRPr="00EC1F2E">
        <w:rPr>
          <w:rFonts w:ascii="Times New Roman" w:eastAsia="Times New Roman" w:hAnsi="Times New Roman" w:cs="Times New Roman"/>
          <w:sz w:val="20"/>
          <w:szCs w:val="20"/>
          <w:lang w:val="en-US"/>
        </w:rPr>
        <w:t>T</w:t>
      </w:r>
      <w:r w:rsidR="006F65B8" w:rsidRPr="00EC1F2E">
        <w:rPr>
          <w:rFonts w:ascii="Times New Roman" w:eastAsia="Times New Roman" w:hAnsi="Times New Roman" w:cs="Times New Roman"/>
          <w:sz w:val="20"/>
          <w:szCs w:val="20"/>
          <w:lang w:val="en-US"/>
        </w:rPr>
        <w:t xml:space="preserve">he number of </w:t>
      </w:r>
      <w:r w:rsidR="00300B5A">
        <w:rPr>
          <w:rFonts w:ascii="Times New Roman" w:eastAsia="Times New Roman" w:hAnsi="Times New Roman" w:cs="Times New Roman"/>
          <w:sz w:val="20"/>
          <w:szCs w:val="20"/>
          <w:lang w:val="en-US"/>
        </w:rPr>
        <w:t>road-kill</w:t>
      </w:r>
      <w:r w:rsidR="007D2423">
        <w:rPr>
          <w:rFonts w:ascii="Times New Roman" w:eastAsia="Times New Roman" w:hAnsi="Times New Roman" w:cs="Times New Roman"/>
          <w:sz w:val="20"/>
          <w:szCs w:val="20"/>
          <w:lang w:val="en-US"/>
        </w:rPr>
        <w:t xml:space="preserve"> event</w:t>
      </w:r>
      <w:r w:rsidR="004B372D">
        <w:rPr>
          <w:rFonts w:ascii="Times New Roman" w:eastAsia="Times New Roman" w:hAnsi="Times New Roman" w:cs="Times New Roman"/>
          <w:sz w:val="20"/>
          <w:szCs w:val="20"/>
          <w:lang w:val="en-US"/>
        </w:rPr>
        <w:t>s</w:t>
      </w:r>
      <w:r w:rsidR="006F65B8" w:rsidRPr="00EC1F2E">
        <w:rPr>
          <w:rFonts w:ascii="Times New Roman" w:eastAsia="Times New Roman" w:hAnsi="Times New Roman" w:cs="Times New Roman"/>
          <w:sz w:val="20"/>
          <w:szCs w:val="20"/>
          <w:lang w:val="en-US"/>
        </w:rPr>
        <w:t xml:space="preserve"> was twice as high in this period. Our results suggest that in the semiarid, precipitation and temperature interfere </w:t>
      </w:r>
      <w:r w:rsidR="000C4E7D">
        <w:rPr>
          <w:rFonts w:ascii="Times New Roman" w:eastAsia="Times New Roman" w:hAnsi="Times New Roman" w:cs="Times New Roman"/>
          <w:sz w:val="20"/>
          <w:szCs w:val="20"/>
          <w:lang w:val="en-US"/>
        </w:rPr>
        <w:t>with</w:t>
      </w:r>
      <w:r w:rsidR="006F65B8" w:rsidRPr="00EC1F2E">
        <w:rPr>
          <w:rFonts w:ascii="Times New Roman" w:eastAsia="Times New Roman" w:hAnsi="Times New Roman" w:cs="Times New Roman"/>
          <w:sz w:val="20"/>
          <w:szCs w:val="20"/>
          <w:lang w:val="en-US"/>
        </w:rPr>
        <w:t xml:space="preserve"> animal behavior, inducing or inhibiting collisions.</w:t>
      </w:r>
    </w:p>
    <w:p w14:paraId="5CFA40D1" w14:textId="52B628A1" w:rsidR="00E771BE" w:rsidRPr="006060C4" w:rsidRDefault="00B02997" w:rsidP="0001103F">
      <w:pPr>
        <w:spacing w:after="0" w:line="240" w:lineRule="auto"/>
        <w:ind w:firstLine="708"/>
        <w:jc w:val="both"/>
        <w:rPr>
          <w:rFonts w:ascii="Times New Roman" w:eastAsia="Times New Roman" w:hAnsi="Times New Roman" w:cs="Times New Roman"/>
          <w:sz w:val="20"/>
          <w:szCs w:val="20"/>
          <w:lang w:val="en-US"/>
        </w:rPr>
      </w:pPr>
      <w:r w:rsidRPr="004D513F">
        <w:rPr>
          <w:rFonts w:ascii="Times New Roman" w:eastAsia="Times New Roman" w:hAnsi="Times New Roman" w:cs="Times New Roman"/>
          <w:sz w:val="20"/>
          <w:szCs w:val="20"/>
          <w:lang w:val="en-US"/>
        </w:rPr>
        <w:t>We estimate</w:t>
      </w:r>
      <w:r w:rsidR="00527DCE" w:rsidRPr="004D513F">
        <w:rPr>
          <w:rFonts w:ascii="Times New Roman" w:eastAsia="Times New Roman" w:hAnsi="Times New Roman" w:cs="Times New Roman"/>
          <w:sz w:val="20"/>
          <w:szCs w:val="20"/>
          <w:lang w:val="en-US"/>
        </w:rPr>
        <w:t xml:space="preserve"> that </w:t>
      </w:r>
      <w:r w:rsidR="0001103F">
        <w:rPr>
          <w:rFonts w:ascii="Times New Roman" w:eastAsia="Times New Roman" w:hAnsi="Times New Roman" w:cs="Times New Roman"/>
          <w:sz w:val="20"/>
          <w:szCs w:val="20"/>
          <w:lang w:val="en-US"/>
        </w:rPr>
        <w:t>190</w:t>
      </w:r>
      <w:r w:rsidR="00527DCE" w:rsidRPr="004D513F">
        <w:rPr>
          <w:rFonts w:ascii="Times New Roman" w:eastAsia="Times New Roman" w:hAnsi="Times New Roman" w:cs="Times New Roman"/>
          <w:sz w:val="20"/>
          <w:szCs w:val="20"/>
          <w:lang w:val="en-US"/>
        </w:rPr>
        <w:t xml:space="preserve"> vertebrates</w:t>
      </w:r>
      <w:r w:rsidR="00527DCE" w:rsidRPr="006060C4">
        <w:rPr>
          <w:rFonts w:ascii="Times New Roman" w:eastAsia="Times New Roman" w:hAnsi="Times New Roman" w:cs="Times New Roman"/>
          <w:sz w:val="20"/>
          <w:szCs w:val="20"/>
          <w:lang w:val="en-US"/>
        </w:rPr>
        <w:t xml:space="preserve"> are </w:t>
      </w:r>
      <w:r w:rsidR="003A0EA7">
        <w:rPr>
          <w:rFonts w:ascii="Times New Roman" w:eastAsia="Times New Roman" w:hAnsi="Times New Roman" w:cs="Times New Roman"/>
          <w:sz w:val="20"/>
          <w:szCs w:val="20"/>
          <w:lang w:val="en-US"/>
        </w:rPr>
        <w:t>road</w:t>
      </w:r>
      <w:r w:rsidR="004B372D">
        <w:rPr>
          <w:rFonts w:ascii="Times New Roman" w:eastAsia="Times New Roman" w:hAnsi="Times New Roman" w:cs="Times New Roman"/>
          <w:sz w:val="20"/>
          <w:szCs w:val="20"/>
          <w:lang w:val="en-US"/>
        </w:rPr>
        <w:t>-</w:t>
      </w:r>
      <w:r w:rsidR="003A0EA7">
        <w:rPr>
          <w:rFonts w:ascii="Times New Roman" w:eastAsia="Times New Roman" w:hAnsi="Times New Roman" w:cs="Times New Roman"/>
          <w:sz w:val="20"/>
          <w:szCs w:val="20"/>
          <w:lang w:val="en-US"/>
        </w:rPr>
        <w:t>kill</w:t>
      </w:r>
      <w:r w:rsidR="00F526DE">
        <w:rPr>
          <w:rFonts w:ascii="Times New Roman" w:eastAsia="Times New Roman" w:hAnsi="Times New Roman" w:cs="Times New Roman"/>
          <w:sz w:val="20"/>
          <w:szCs w:val="20"/>
          <w:lang w:val="en-US"/>
        </w:rPr>
        <w:t>ed</w:t>
      </w:r>
      <w:r w:rsidR="00527DCE" w:rsidRPr="006060C4">
        <w:rPr>
          <w:rFonts w:ascii="Times New Roman" w:eastAsia="Times New Roman" w:hAnsi="Times New Roman" w:cs="Times New Roman"/>
          <w:sz w:val="20"/>
          <w:szCs w:val="20"/>
          <w:lang w:val="en-US"/>
        </w:rPr>
        <w:t xml:space="preserve"> per </w:t>
      </w:r>
      <w:r w:rsidR="00F526DE">
        <w:rPr>
          <w:rFonts w:ascii="Times New Roman" w:eastAsia="Times New Roman" w:hAnsi="Times New Roman" w:cs="Times New Roman"/>
          <w:sz w:val="20"/>
          <w:szCs w:val="20"/>
          <w:lang w:val="en-US"/>
        </w:rPr>
        <w:t xml:space="preserve">kilometer </w:t>
      </w:r>
      <w:r w:rsidR="00826391">
        <w:rPr>
          <w:rFonts w:ascii="Times New Roman" w:eastAsia="Times New Roman" w:hAnsi="Times New Roman" w:cs="Times New Roman"/>
          <w:sz w:val="20"/>
          <w:szCs w:val="20"/>
          <w:lang w:val="en-US"/>
        </w:rPr>
        <w:t>every</w:t>
      </w:r>
      <w:r w:rsidR="00F526DE">
        <w:rPr>
          <w:rFonts w:ascii="Times New Roman" w:eastAsia="Times New Roman" w:hAnsi="Times New Roman" w:cs="Times New Roman"/>
          <w:sz w:val="20"/>
          <w:szCs w:val="20"/>
          <w:lang w:val="en-US"/>
        </w:rPr>
        <w:t xml:space="preserve"> year</w:t>
      </w:r>
      <w:r w:rsidR="00527DCE" w:rsidRPr="006060C4">
        <w:rPr>
          <w:rFonts w:ascii="Times New Roman" w:eastAsia="Times New Roman" w:hAnsi="Times New Roman" w:cs="Times New Roman"/>
          <w:sz w:val="20"/>
          <w:szCs w:val="20"/>
          <w:lang w:val="en-US"/>
        </w:rPr>
        <w:t xml:space="preserve">, totaling </w:t>
      </w:r>
      <w:r w:rsidR="004B372D">
        <w:rPr>
          <w:rFonts w:ascii="Times New Roman" w:eastAsia="Times New Roman" w:hAnsi="Times New Roman" w:cs="Times New Roman"/>
          <w:sz w:val="20"/>
          <w:szCs w:val="20"/>
          <w:lang w:val="en-US"/>
        </w:rPr>
        <w:t xml:space="preserve">&lt; </w:t>
      </w:r>
      <w:r w:rsidR="00F526DE">
        <w:rPr>
          <w:rFonts w:ascii="Times New Roman" w:eastAsia="Times New Roman" w:hAnsi="Times New Roman" w:cs="Times New Roman"/>
          <w:sz w:val="20"/>
          <w:szCs w:val="20"/>
          <w:lang w:val="en-US"/>
        </w:rPr>
        <w:t>7</w:t>
      </w:r>
      <w:r w:rsidR="0001103F">
        <w:rPr>
          <w:rFonts w:ascii="Times New Roman" w:eastAsia="Times New Roman" w:hAnsi="Times New Roman" w:cs="Times New Roman"/>
          <w:sz w:val="20"/>
          <w:szCs w:val="20"/>
          <w:lang w:val="en-US"/>
        </w:rPr>
        <w:t>,000</w:t>
      </w:r>
      <w:r w:rsidR="00F526DE">
        <w:rPr>
          <w:rFonts w:ascii="Times New Roman" w:eastAsia="Times New Roman" w:hAnsi="Times New Roman" w:cs="Times New Roman"/>
          <w:sz w:val="20"/>
          <w:szCs w:val="20"/>
          <w:lang w:val="en-US"/>
        </w:rPr>
        <w:t xml:space="preserve"> thousand road-killed animals</w:t>
      </w:r>
      <w:r w:rsidR="00527DCE" w:rsidRPr="006060C4">
        <w:rPr>
          <w:rFonts w:ascii="Times New Roman" w:eastAsia="Times New Roman" w:hAnsi="Times New Roman" w:cs="Times New Roman"/>
          <w:sz w:val="20"/>
          <w:szCs w:val="20"/>
          <w:lang w:val="en-US"/>
        </w:rPr>
        <w:t xml:space="preserve"> every year </w:t>
      </w:r>
      <w:r w:rsidR="00F526DE" w:rsidRPr="00F526DE">
        <w:rPr>
          <w:rFonts w:ascii="Times New Roman" w:eastAsia="Times New Roman" w:hAnsi="Times New Roman" w:cs="Times New Roman"/>
          <w:sz w:val="20"/>
          <w:szCs w:val="20"/>
          <w:lang w:val="en-US"/>
        </w:rPr>
        <w:t xml:space="preserve">on a </w:t>
      </w:r>
      <w:r w:rsidR="00F526DE">
        <w:rPr>
          <w:rFonts w:ascii="Times New Roman" w:eastAsia="Times New Roman" w:hAnsi="Times New Roman" w:cs="Times New Roman"/>
          <w:sz w:val="20"/>
          <w:szCs w:val="20"/>
          <w:lang w:val="en-US"/>
        </w:rPr>
        <w:t>40</w:t>
      </w:r>
      <w:r w:rsidR="00F526DE" w:rsidRPr="00F526DE">
        <w:rPr>
          <w:rFonts w:ascii="Times New Roman" w:eastAsia="Times New Roman" w:hAnsi="Times New Roman" w:cs="Times New Roman"/>
          <w:sz w:val="20"/>
          <w:szCs w:val="20"/>
          <w:lang w:val="en-US"/>
        </w:rPr>
        <w:t>-km segment of</w:t>
      </w:r>
      <w:r w:rsidR="00F526DE">
        <w:rPr>
          <w:rFonts w:ascii="Times New Roman" w:eastAsia="Times New Roman" w:hAnsi="Times New Roman" w:cs="Times New Roman"/>
          <w:sz w:val="20"/>
          <w:szCs w:val="20"/>
          <w:lang w:val="en-US"/>
        </w:rPr>
        <w:t xml:space="preserve"> </w:t>
      </w:r>
      <w:r w:rsidR="00F526DE" w:rsidRPr="00F526DE">
        <w:rPr>
          <w:rFonts w:ascii="Times New Roman" w:eastAsia="Times New Roman" w:hAnsi="Times New Roman" w:cs="Times New Roman"/>
          <w:sz w:val="20"/>
          <w:szCs w:val="20"/>
          <w:lang w:val="en-US"/>
        </w:rPr>
        <w:t>BR-1</w:t>
      </w:r>
      <w:r w:rsidR="00F526DE">
        <w:rPr>
          <w:rFonts w:ascii="Times New Roman" w:eastAsia="Times New Roman" w:hAnsi="Times New Roman" w:cs="Times New Roman"/>
          <w:sz w:val="20"/>
          <w:szCs w:val="20"/>
          <w:lang w:val="en-US"/>
        </w:rPr>
        <w:t>22</w:t>
      </w:r>
      <w:r w:rsidR="00527DCE" w:rsidRPr="006060C4">
        <w:rPr>
          <w:rFonts w:ascii="Times New Roman" w:eastAsia="Times New Roman" w:hAnsi="Times New Roman" w:cs="Times New Roman"/>
          <w:sz w:val="20"/>
          <w:szCs w:val="20"/>
          <w:lang w:val="en-US"/>
        </w:rPr>
        <w:t xml:space="preserve">. </w:t>
      </w:r>
      <w:r w:rsidR="0001103F" w:rsidRPr="0001103F">
        <w:rPr>
          <w:rFonts w:ascii="Times New Roman" w:eastAsia="Times New Roman" w:hAnsi="Times New Roman" w:cs="Times New Roman"/>
          <w:sz w:val="20"/>
          <w:szCs w:val="20"/>
          <w:lang w:val="en-US"/>
        </w:rPr>
        <w:t>The estimated</w:t>
      </w:r>
      <w:r w:rsidR="0001103F">
        <w:rPr>
          <w:rFonts w:ascii="Times New Roman" w:eastAsia="Times New Roman" w:hAnsi="Times New Roman" w:cs="Times New Roman"/>
          <w:sz w:val="20"/>
          <w:szCs w:val="20"/>
          <w:lang w:val="en-US"/>
        </w:rPr>
        <w:t xml:space="preserve"> </w:t>
      </w:r>
      <w:r w:rsidR="0001103F" w:rsidRPr="0001103F">
        <w:rPr>
          <w:rFonts w:ascii="Times New Roman" w:eastAsia="Times New Roman" w:hAnsi="Times New Roman" w:cs="Times New Roman"/>
          <w:sz w:val="20"/>
          <w:szCs w:val="20"/>
          <w:lang w:val="en-US"/>
        </w:rPr>
        <w:t>road</w:t>
      </w:r>
      <w:r w:rsidR="0001103F">
        <w:rPr>
          <w:rFonts w:ascii="Times New Roman" w:eastAsia="Times New Roman" w:hAnsi="Times New Roman" w:cs="Times New Roman"/>
          <w:sz w:val="20"/>
          <w:szCs w:val="20"/>
          <w:lang w:val="en-US"/>
        </w:rPr>
        <w:t xml:space="preserve"> </w:t>
      </w:r>
      <w:r w:rsidR="0001103F" w:rsidRPr="0001103F">
        <w:rPr>
          <w:rFonts w:ascii="Times New Roman" w:eastAsia="Times New Roman" w:hAnsi="Times New Roman" w:cs="Times New Roman"/>
          <w:sz w:val="20"/>
          <w:szCs w:val="20"/>
          <w:lang w:val="en-US"/>
        </w:rPr>
        <w:t>mortality</w:t>
      </w:r>
      <w:r w:rsidR="0001103F">
        <w:rPr>
          <w:rFonts w:ascii="Times New Roman" w:eastAsia="Times New Roman" w:hAnsi="Times New Roman" w:cs="Times New Roman"/>
          <w:sz w:val="20"/>
          <w:szCs w:val="20"/>
          <w:lang w:val="en-US"/>
        </w:rPr>
        <w:t xml:space="preserve"> </w:t>
      </w:r>
      <w:r w:rsidR="0001103F" w:rsidRPr="0001103F">
        <w:rPr>
          <w:rFonts w:ascii="Times New Roman" w:eastAsia="Times New Roman" w:hAnsi="Times New Roman" w:cs="Times New Roman"/>
          <w:sz w:val="20"/>
          <w:szCs w:val="20"/>
          <w:lang w:val="en-US"/>
        </w:rPr>
        <w:t>magnitude obtained in this study corresponds to</w:t>
      </w:r>
      <w:r w:rsidR="0001103F">
        <w:rPr>
          <w:rFonts w:ascii="Times New Roman" w:eastAsia="Times New Roman" w:hAnsi="Times New Roman" w:cs="Times New Roman"/>
          <w:sz w:val="20"/>
          <w:szCs w:val="20"/>
          <w:lang w:val="en-US"/>
        </w:rPr>
        <w:t xml:space="preserve"> four</w:t>
      </w:r>
      <w:r w:rsidR="0001103F" w:rsidRPr="0001103F">
        <w:rPr>
          <w:rFonts w:ascii="Times New Roman" w:eastAsia="Times New Roman" w:hAnsi="Times New Roman" w:cs="Times New Roman"/>
          <w:sz w:val="20"/>
          <w:szCs w:val="20"/>
          <w:lang w:val="en-US"/>
        </w:rPr>
        <w:t xml:space="preserve"> times the number of observed carcasses during the road surveys</w:t>
      </w:r>
      <w:r w:rsidR="00527DCE" w:rsidRPr="006060C4">
        <w:rPr>
          <w:rFonts w:ascii="Times New Roman" w:eastAsia="Times New Roman" w:hAnsi="Times New Roman" w:cs="Times New Roman"/>
          <w:sz w:val="20"/>
          <w:szCs w:val="20"/>
          <w:lang w:val="en-US"/>
        </w:rPr>
        <w:t xml:space="preserve">, considering detection and removal of carcasses. Of this total, 53% were frogs, 18% </w:t>
      </w:r>
      <w:r w:rsidR="00845A2F">
        <w:rPr>
          <w:rFonts w:ascii="Times New Roman" w:eastAsia="Times New Roman" w:hAnsi="Times New Roman" w:cs="Times New Roman"/>
          <w:sz w:val="20"/>
          <w:szCs w:val="20"/>
          <w:lang w:val="en-US"/>
        </w:rPr>
        <w:t xml:space="preserve">were </w:t>
      </w:r>
      <w:r w:rsidR="00527DCE" w:rsidRPr="006060C4">
        <w:rPr>
          <w:rFonts w:ascii="Times New Roman" w:eastAsia="Times New Roman" w:hAnsi="Times New Roman" w:cs="Times New Roman"/>
          <w:sz w:val="20"/>
          <w:szCs w:val="20"/>
          <w:lang w:val="en-US"/>
        </w:rPr>
        <w:t xml:space="preserve">birds, 14% </w:t>
      </w:r>
      <w:r w:rsidR="00845A2F">
        <w:rPr>
          <w:rFonts w:ascii="Times New Roman" w:eastAsia="Times New Roman" w:hAnsi="Times New Roman" w:cs="Times New Roman"/>
          <w:sz w:val="20"/>
          <w:szCs w:val="20"/>
          <w:lang w:val="en-US"/>
        </w:rPr>
        <w:t xml:space="preserve">were </w:t>
      </w:r>
      <w:r w:rsidR="00527DCE" w:rsidRPr="006060C4">
        <w:rPr>
          <w:rFonts w:ascii="Times New Roman" w:eastAsia="Times New Roman" w:hAnsi="Times New Roman" w:cs="Times New Roman"/>
          <w:sz w:val="20"/>
          <w:szCs w:val="20"/>
          <w:lang w:val="en-US"/>
        </w:rPr>
        <w:t xml:space="preserve">reptiles and 13% </w:t>
      </w:r>
      <w:r w:rsidR="00845A2F">
        <w:rPr>
          <w:rFonts w:ascii="Times New Roman" w:eastAsia="Times New Roman" w:hAnsi="Times New Roman" w:cs="Times New Roman"/>
          <w:sz w:val="20"/>
          <w:szCs w:val="20"/>
          <w:lang w:val="en-US"/>
        </w:rPr>
        <w:t xml:space="preserve">were </w:t>
      </w:r>
      <w:r w:rsidR="00527DCE" w:rsidRPr="006060C4">
        <w:rPr>
          <w:rFonts w:ascii="Times New Roman" w:eastAsia="Times New Roman" w:hAnsi="Times New Roman" w:cs="Times New Roman"/>
          <w:sz w:val="20"/>
          <w:szCs w:val="20"/>
          <w:lang w:val="en-US"/>
        </w:rPr>
        <w:t>mammals. Although the study area underwent several anthropogenic transformations, only 30 (5%) domestic animals were found.</w:t>
      </w:r>
    </w:p>
    <w:p w14:paraId="07958399" w14:textId="0DC1D374" w:rsidR="00E771BE" w:rsidRPr="006060C4" w:rsidRDefault="00527DCE" w:rsidP="001C404C">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In contrast, in a study carried out in the Brazilian swamps called Pantanal, 61% of the animals involved in traffic accidents were wild mammals and there was no record of amphibians (Souza et al., 2014). In mountainous landscapes in Canada, 46% of the </w:t>
      </w:r>
      <w:r w:rsidR="00B27A49">
        <w:rPr>
          <w:rFonts w:ascii="Times New Roman" w:eastAsia="Times New Roman" w:hAnsi="Times New Roman" w:cs="Times New Roman"/>
          <w:sz w:val="20"/>
          <w:szCs w:val="20"/>
          <w:lang w:val="en-US"/>
        </w:rPr>
        <w:t>road-killed</w:t>
      </w:r>
      <w:r w:rsidR="00B27A49" w:rsidRPr="006060C4">
        <w:rPr>
          <w:rFonts w:ascii="Times New Roman" w:eastAsia="Times New Roman" w:hAnsi="Times New Roman" w:cs="Times New Roman"/>
          <w:sz w:val="20"/>
          <w:szCs w:val="20"/>
          <w:lang w:val="en-US"/>
        </w:rPr>
        <w:t xml:space="preserve"> </w:t>
      </w:r>
      <w:r w:rsidR="00D57ECD" w:rsidRPr="006060C4">
        <w:rPr>
          <w:rFonts w:ascii="Times New Roman" w:eastAsia="Times New Roman" w:hAnsi="Times New Roman" w:cs="Times New Roman"/>
          <w:sz w:val="20"/>
          <w:szCs w:val="20"/>
          <w:lang w:val="en-US"/>
        </w:rPr>
        <w:t>animal</w:t>
      </w:r>
      <w:r w:rsidR="00D57ECD">
        <w:rPr>
          <w:rFonts w:ascii="Times New Roman" w:eastAsia="Times New Roman" w:hAnsi="Times New Roman" w:cs="Times New Roman"/>
          <w:sz w:val="20"/>
          <w:szCs w:val="20"/>
          <w:lang w:val="en-US"/>
        </w:rPr>
        <w:t>s</w:t>
      </w:r>
      <w:r w:rsidRPr="006060C4">
        <w:rPr>
          <w:rFonts w:ascii="Times New Roman" w:eastAsia="Times New Roman" w:hAnsi="Times New Roman" w:cs="Times New Roman"/>
          <w:sz w:val="20"/>
          <w:szCs w:val="20"/>
          <w:lang w:val="en-US"/>
        </w:rPr>
        <w:t xml:space="preserve"> were mammals and 7% </w:t>
      </w:r>
      <w:r w:rsidR="00826391">
        <w:rPr>
          <w:rFonts w:ascii="Times New Roman" w:eastAsia="Times New Roman" w:hAnsi="Times New Roman" w:cs="Times New Roman"/>
          <w:sz w:val="20"/>
          <w:szCs w:val="20"/>
          <w:lang w:val="en-US"/>
        </w:rPr>
        <w:t xml:space="preserve">were </w:t>
      </w:r>
      <w:r w:rsidRPr="006060C4">
        <w:rPr>
          <w:rFonts w:ascii="Times New Roman" w:eastAsia="Times New Roman" w:hAnsi="Times New Roman" w:cs="Times New Roman"/>
          <w:sz w:val="20"/>
          <w:szCs w:val="20"/>
          <w:lang w:val="en-US"/>
        </w:rPr>
        <w:t>amphibians (Clevenger et al., 2003). These differences suggest that ecosystem and methodology may influence collisions and their registration. Large mammals, for example, use the road to move more easily (Coffin, 2007), and this fact can favor a higher mortality</w:t>
      </w:r>
      <w:r w:rsidR="00E074AC">
        <w:rPr>
          <w:rFonts w:ascii="Times New Roman" w:eastAsia="Times New Roman" w:hAnsi="Times New Roman" w:cs="Times New Roman"/>
          <w:sz w:val="20"/>
          <w:szCs w:val="20"/>
          <w:lang w:val="en-US"/>
        </w:rPr>
        <w:t xml:space="preserve"> rate</w:t>
      </w:r>
      <w:r w:rsidRPr="006060C4">
        <w:rPr>
          <w:rFonts w:ascii="Times New Roman" w:eastAsia="Times New Roman" w:hAnsi="Times New Roman" w:cs="Times New Roman"/>
          <w:sz w:val="20"/>
          <w:szCs w:val="20"/>
          <w:lang w:val="en-US"/>
        </w:rPr>
        <w:t xml:space="preserve">. In the </w:t>
      </w:r>
      <w:r w:rsidR="001C7682">
        <w:rPr>
          <w:rFonts w:ascii="Times New Roman" w:eastAsia="Times New Roman" w:hAnsi="Times New Roman" w:cs="Times New Roman"/>
          <w:sz w:val="20"/>
          <w:szCs w:val="20"/>
          <w:lang w:val="en-US"/>
        </w:rPr>
        <w:t>semiarid</w:t>
      </w:r>
      <w:r w:rsidRPr="006060C4">
        <w:rPr>
          <w:rFonts w:ascii="Times New Roman" w:eastAsia="Times New Roman" w:hAnsi="Times New Roman" w:cs="Times New Roman"/>
          <w:sz w:val="20"/>
          <w:szCs w:val="20"/>
          <w:lang w:val="en-US"/>
        </w:rPr>
        <w:t xml:space="preserve"> region of Brazil, however, the mammal population is mostly composed of small and medium-sized species (</w:t>
      </w:r>
      <w:proofErr w:type="spellStart"/>
      <w:r w:rsidRPr="006060C4">
        <w:rPr>
          <w:rFonts w:ascii="Times New Roman" w:eastAsia="Times New Roman" w:hAnsi="Times New Roman" w:cs="Times New Roman"/>
          <w:sz w:val="20"/>
          <w:szCs w:val="20"/>
          <w:lang w:val="en-US"/>
        </w:rPr>
        <w:t>Marinho</w:t>
      </w:r>
      <w:proofErr w:type="spellEnd"/>
      <w:r w:rsidRPr="006060C4">
        <w:rPr>
          <w:rFonts w:ascii="Times New Roman" w:eastAsia="Times New Roman" w:hAnsi="Times New Roman" w:cs="Times New Roman"/>
          <w:sz w:val="20"/>
          <w:szCs w:val="20"/>
          <w:lang w:val="en-US"/>
        </w:rPr>
        <w:t xml:space="preserve"> et al., 2018) which may use drainage channels to </w:t>
      </w:r>
      <w:r w:rsidR="000459EB">
        <w:rPr>
          <w:rFonts w:ascii="Times New Roman" w:eastAsia="Times New Roman" w:hAnsi="Times New Roman" w:cs="Times New Roman"/>
          <w:sz w:val="20"/>
          <w:szCs w:val="20"/>
          <w:lang w:val="en-US"/>
        </w:rPr>
        <w:t>traverse</w:t>
      </w:r>
      <w:r w:rsidRPr="006060C4">
        <w:rPr>
          <w:rFonts w:ascii="Times New Roman" w:eastAsia="Times New Roman" w:hAnsi="Times New Roman" w:cs="Times New Roman"/>
          <w:sz w:val="20"/>
          <w:szCs w:val="20"/>
          <w:lang w:val="en-US"/>
        </w:rPr>
        <w:t xml:space="preserve"> roads or experience the barrier effect, caused by temperature and noise, and this contributes to reduc</w:t>
      </w:r>
      <w:r w:rsidR="00E074AC">
        <w:rPr>
          <w:rFonts w:ascii="Times New Roman" w:eastAsia="Times New Roman" w:hAnsi="Times New Roman" w:cs="Times New Roman"/>
          <w:sz w:val="20"/>
          <w:szCs w:val="20"/>
          <w:lang w:val="en-US"/>
        </w:rPr>
        <w:t xml:space="preserve">e </w:t>
      </w:r>
      <w:r w:rsidR="005C084F">
        <w:rPr>
          <w:rFonts w:ascii="Times New Roman" w:eastAsia="Times New Roman" w:hAnsi="Times New Roman" w:cs="Times New Roman"/>
          <w:sz w:val="20"/>
          <w:szCs w:val="20"/>
          <w:lang w:val="en-US"/>
        </w:rPr>
        <w:t>wildlife</w:t>
      </w:r>
      <w:r w:rsidRPr="006060C4">
        <w:rPr>
          <w:rFonts w:ascii="Times New Roman" w:eastAsia="Times New Roman" w:hAnsi="Times New Roman" w:cs="Times New Roman"/>
          <w:sz w:val="20"/>
          <w:szCs w:val="20"/>
          <w:lang w:val="en-US"/>
        </w:rPr>
        <w:t xml:space="preserve"> </w:t>
      </w:r>
      <w:proofErr w:type="gramStart"/>
      <w:r w:rsidR="00E074AC">
        <w:rPr>
          <w:rFonts w:ascii="Times New Roman" w:eastAsia="Times New Roman" w:hAnsi="Times New Roman" w:cs="Times New Roman"/>
          <w:sz w:val="20"/>
          <w:szCs w:val="20"/>
          <w:lang w:val="en-US"/>
        </w:rPr>
        <w:t>road</w:t>
      </w:r>
      <w:r w:rsidR="007D2423">
        <w:rPr>
          <w:rFonts w:ascii="Times New Roman" w:eastAsia="Times New Roman" w:hAnsi="Times New Roman" w:cs="Times New Roman"/>
          <w:sz w:val="20"/>
          <w:szCs w:val="20"/>
          <w:lang w:val="en-US"/>
        </w:rPr>
        <w:t>-</w:t>
      </w:r>
      <w:r w:rsidR="00E074AC">
        <w:rPr>
          <w:rFonts w:ascii="Times New Roman" w:eastAsia="Times New Roman" w:hAnsi="Times New Roman" w:cs="Times New Roman"/>
          <w:sz w:val="20"/>
          <w:szCs w:val="20"/>
          <w:lang w:val="en-US"/>
        </w:rPr>
        <w:t>kill</w:t>
      </w:r>
      <w:proofErr w:type="gramEnd"/>
      <w:r w:rsidR="00E074AC">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t>(Clevenger et al., 2003).</w:t>
      </w:r>
    </w:p>
    <w:p w14:paraId="5304B41C" w14:textId="3FC6C3D4" w:rsidR="00381FBB" w:rsidRPr="00B27A49" w:rsidRDefault="00527DCE" w:rsidP="001C404C">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The </w:t>
      </w:r>
      <w:r w:rsidR="00300B5A">
        <w:rPr>
          <w:rFonts w:ascii="Times New Roman" w:eastAsia="Times New Roman" w:hAnsi="Times New Roman" w:cs="Times New Roman"/>
          <w:sz w:val="20"/>
          <w:szCs w:val="20"/>
          <w:lang w:val="en-US"/>
        </w:rPr>
        <w:t>road-kill</w:t>
      </w:r>
      <w:r w:rsidR="004B372D">
        <w:rPr>
          <w:rFonts w:ascii="Times New Roman" w:eastAsia="Times New Roman" w:hAnsi="Times New Roman" w:cs="Times New Roman"/>
          <w:sz w:val="20"/>
          <w:szCs w:val="20"/>
          <w:lang w:val="en-US"/>
        </w:rPr>
        <w:t>ed</w:t>
      </w:r>
      <w:r w:rsidRPr="006060C4">
        <w:rPr>
          <w:rFonts w:ascii="Times New Roman" w:eastAsia="Times New Roman" w:hAnsi="Times New Roman" w:cs="Times New Roman"/>
          <w:sz w:val="20"/>
          <w:szCs w:val="20"/>
          <w:lang w:val="en-US"/>
        </w:rPr>
        <w:t xml:space="preserve"> species in the study are generalists (</w:t>
      </w:r>
      <w:r w:rsidR="00566404">
        <w:rPr>
          <w:rFonts w:ascii="Times New Roman" w:eastAsia="Times New Roman" w:hAnsi="Times New Roman" w:cs="Times New Roman"/>
          <w:sz w:val="20"/>
          <w:szCs w:val="20"/>
          <w:lang w:val="en-US"/>
        </w:rPr>
        <w:t xml:space="preserve">except: </w:t>
      </w:r>
      <w:r w:rsidRPr="006060C4">
        <w:rPr>
          <w:rFonts w:ascii="Times New Roman" w:eastAsia="Times New Roman" w:hAnsi="Times New Roman" w:cs="Times New Roman"/>
          <w:i/>
          <w:sz w:val="20"/>
          <w:szCs w:val="20"/>
          <w:lang w:val="en-US"/>
        </w:rPr>
        <w:t xml:space="preserve">L. </w:t>
      </w:r>
      <w:proofErr w:type="spellStart"/>
      <w:r w:rsidRPr="006060C4">
        <w:rPr>
          <w:rFonts w:ascii="Times New Roman" w:eastAsia="Times New Roman" w:hAnsi="Times New Roman" w:cs="Times New Roman"/>
          <w:i/>
          <w:sz w:val="20"/>
          <w:szCs w:val="20"/>
          <w:lang w:val="en-US"/>
        </w:rPr>
        <w:t>emiliae</w:t>
      </w:r>
      <w:proofErr w:type="spellEnd"/>
      <w:r w:rsidRPr="006060C4">
        <w:rPr>
          <w:rFonts w:ascii="Times New Roman" w:eastAsia="Times New Roman" w:hAnsi="Times New Roman" w:cs="Times New Roman"/>
          <w:sz w:val="20"/>
          <w:szCs w:val="20"/>
          <w:lang w:val="en-US"/>
        </w:rPr>
        <w:t xml:space="preserve">), possibly because there </w:t>
      </w:r>
      <w:r w:rsidR="000459EB">
        <w:rPr>
          <w:rFonts w:ascii="Times New Roman" w:eastAsia="Times New Roman" w:hAnsi="Times New Roman" w:cs="Times New Roman"/>
          <w:sz w:val="20"/>
          <w:szCs w:val="20"/>
          <w:lang w:val="en-US"/>
        </w:rPr>
        <w:t>are</w:t>
      </w:r>
      <w:r w:rsidRPr="006060C4">
        <w:rPr>
          <w:rFonts w:ascii="Times New Roman" w:eastAsia="Times New Roman" w:hAnsi="Times New Roman" w:cs="Times New Roman"/>
          <w:sz w:val="20"/>
          <w:szCs w:val="20"/>
          <w:lang w:val="en-US"/>
        </w:rPr>
        <w:t xml:space="preserve"> resource</w:t>
      </w:r>
      <w:r w:rsidR="000459EB">
        <w:rPr>
          <w:rFonts w:ascii="Times New Roman" w:eastAsia="Times New Roman" w:hAnsi="Times New Roman" w:cs="Times New Roman"/>
          <w:sz w:val="20"/>
          <w:szCs w:val="20"/>
          <w:lang w:val="en-US"/>
        </w:rPr>
        <w:t>s</w:t>
      </w:r>
      <w:r w:rsidRPr="006060C4">
        <w:rPr>
          <w:rFonts w:ascii="Times New Roman" w:eastAsia="Times New Roman" w:hAnsi="Times New Roman" w:cs="Times New Roman"/>
          <w:sz w:val="20"/>
          <w:szCs w:val="20"/>
          <w:lang w:val="en-US"/>
        </w:rPr>
        <w:t xml:space="preserve"> </w:t>
      </w:r>
      <w:r w:rsidR="00951262">
        <w:rPr>
          <w:rFonts w:ascii="Times New Roman" w:eastAsia="Times New Roman" w:hAnsi="Times New Roman" w:cs="Times New Roman"/>
          <w:sz w:val="20"/>
          <w:szCs w:val="20"/>
          <w:lang w:val="en-US"/>
        </w:rPr>
        <w:t>near</w:t>
      </w:r>
      <w:r w:rsidRPr="006060C4">
        <w:rPr>
          <w:rFonts w:ascii="Times New Roman" w:eastAsia="Times New Roman" w:hAnsi="Times New Roman" w:cs="Times New Roman"/>
          <w:sz w:val="20"/>
          <w:szCs w:val="20"/>
          <w:lang w:val="en-US"/>
        </w:rPr>
        <w:t xml:space="preserve"> the roads, such as garbage and smaller species. In a study carried out in a Mediterranean region of Portugal, the most vulnerable carnivore species were also generalists (</w:t>
      </w:r>
      <w:proofErr w:type="spellStart"/>
      <w:r w:rsidRPr="006060C4">
        <w:rPr>
          <w:rFonts w:ascii="Times New Roman" w:eastAsia="Times New Roman" w:hAnsi="Times New Roman" w:cs="Times New Roman"/>
          <w:sz w:val="20"/>
          <w:szCs w:val="20"/>
          <w:lang w:val="en-US"/>
        </w:rPr>
        <w:t>Grilo</w:t>
      </w:r>
      <w:proofErr w:type="spellEnd"/>
      <w:r w:rsidRPr="006060C4">
        <w:rPr>
          <w:rFonts w:ascii="Times New Roman" w:eastAsia="Times New Roman" w:hAnsi="Times New Roman" w:cs="Times New Roman"/>
          <w:sz w:val="20"/>
          <w:szCs w:val="20"/>
          <w:lang w:val="en-US"/>
        </w:rPr>
        <w:t xml:space="preserve"> et al., 2011</w:t>
      </w:r>
      <w:r w:rsidRPr="00B27A49">
        <w:rPr>
          <w:rFonts w:ascii="Times New Roman" w:eastAsia="Times New Roman" w:hAnsi="Times New Roman" w:cs="Times New Roman"/>
          <w:sz w:val="20"/>
          <w:szCs w:val="20"/>
          <w:lang w:val="en-US"/>
        </w:rPr>
        <w:t>).</w:t>
      </w:r>
      <w:r w:rsidR="00E00DE9" w:rsidRPr="00B27A49">
        <w:rPr>
          <w:lang w:val="en-US"/>
        </w:rPr>
        <w:t xml:space="preserve"> </w:t>
      </w:r>
      <w:proofErr w:type="gramStart"/>
      <w:r w:rsidR="00300B5A">
        <w:rPr>
          <w:rFonts w:ascii="Times New Roman" w:eastAsia="Times New Roman" w:hAnsi="Times New Roman" w:cs="Times New Roman"/>
          <w:sz w:val="20"/>
          <w:szCs w:val="20"/>
          <w:lang w:val="en-US"/>
        </w:rPr>
        <w:t>Road-kill</w:t>
      </w:r>
      <w:proofErr w:type="gramEnd"/>
      <w:r w:rsidR="00381FBB" w:rsidRPr="00B27A49">
        <w:rPr>
          <w:rFonts w:ascii="Times New Roman" w:eastAsia="Times New Roman" w:hAnsi="Times New Roman" w:cs="Times New Roman"/>
          <w:sz w:val="20"/>
          <w:szCs w:val="20"/>
          <w:lang w:val="en-US"/>
        </w:rPr>
        <w:t xml:space="preserve"> </w:t>
      </w:r>
      <w:r w:rsidR="00E61DFD">
        <w:rPr>
          <w:rFonts w:ascii="Times New Roman" w:eastAsia="Times New Roman" w:hAnsi="Times New Roman" w:cs="Times New Roman"/>
          <w:sz w:val="20"/>
          <w:szCs w:val="20"/>
          <w:lang w:val="en-US"/>
        </w:rPr>
        <w:t xml:space="preserve">usually </w:t>
      </w:r>
      <w:r w:rsidR="00381FBB" w:rsidRPr="00B27A49">
        <w:rPr>
          <w:rFonts w:ascii="Times New Roman" w:eastAsia="Times New Roman" w:hAnsi="Times New Roman" w:cs="Times New Roman"/>
          <w:sz w:val="20"/>
          <w:szCs w:val="20"/>
          <w:lang w:val="en-US"/>
        </w:rPr>
        <w:t>affects few species and with the following characteristics: population locally abundant, highly mobile, with generalist habitat</w:t>
      </w:r>
      <w:r w:rsidR="00845A2F">
        <w:rPr>
          <w:rFonts w:ascii="Times New Roman" w:eastAsia="Times New Roman" w:hAnsi="Times New Roman" w:cs="Times New Roman"/>
          <w:sz w:val="20"/>
          <w:szCs w:val="20"/>
          <w:lang w:val="en-US"/>
        </w:rPr>
        <w:t>s</w:t>
      </w:r>
      <w:r w:rsidR="00381FBB" w:rsidRPr="00B27A49">
        <w:rPr>
          <w:rFonts w:ascii="Times New Roman" w:eastAsia="Times New Roman" w:hAnsi="Times New Roman" w:cs="Times New Roman"/>
          <w:sz w:val="20"/>
          <w:szCs w:val="20"/>
          <w:lang w:val="en-US"/>
        </w:rPr>
        <w:t xml:space="preserve">, </w:t>
      </w:r>
      <w:r w:rsidR="00A45D90">
        <w:rPr>
          <w:rFonts w:ascii="Times New Roman" w:eastAsia="Times New Roman" w:hAnsi="Times New Roman" w:cs="Times New Roman"/>
          <w:sz w:val="20"/>
          <w:szCs w:val="20"/>
          <w:lang w:val="en-US"/>
        </w:rPr>
        <w:t xml:space="preserve">in search of </w:t>
      </w:r>
      <w:r w:rsidR="00381FBB" w:rsidRPr="00B27A49">
        <w:rPr>
          <w:rFonts w:ascii="Times New Roman" w:eastAsia="Times New Roman" w:hAnsi="Times New Roman" w:cs="Times New Roman"/>
          <w:sz w:val="20"/>
          <w:szCs w:val="20"/>
          <w:lang w:val="en-US"/>
        </w:rPr>
        <w:t>resources on the road (Forman et al., 2002).</w:t>
      </w:r>
      <w:r w:rsidR="00E13CBA">
        <w:rPr>
          <w:rFonts w:ascii="Times New Roman" w:eastAsia="Times New Roman" w:hAnsi="Times New Roman" w:cs="Times New Roman"/>
          <w:sz w:val="20"/>
          <w:szCs w:val="20"/>
          <w:lang w:val="en-US"/>
        </w:rPr>
        <w:t xml:space="preserve"> </w:t>
      </w:r>
    </w:p>
    <w:p w14:paraId="516966FF" w14:textId="58EB51C5" w:rsidR="00E771BE" w:rsidRPr="006060C4" w:rsidRDefault="00527DCE" w:rsidP="002755FD">
      <w:pPr>
        <w:spacing w:after="0" w:line="240" w:lineRule="auto"/>
        <w:ind w:firstLine="708"/>
        <w:jc w:val="both"/>
        <w:rPr>
          <w:rFonts w:ascii="Times New Roman" w:eastAsia="Times New Roman" w:hAnsi="Times New Roman" w:cs="Times New Roman"/>
          <w:sz w:val="20"/>
          <w:szCs w:val="20"/>
          <w:lang w:val="en-US"/>
        </w:rPr>
      </w:pPr>
      <w:r w:rsidRPr="00B27A49">
        <w:rPr>
          <w:rFonts w:ascii="Times New Roman" w:eastAsia="Times New Roman" w:hAnsi="Times New Roman" w:cs="Times New Roman"/>
          <w:sz w:val="20"/>
          <w:szCs w:val="20"/>
          <w:lang w:val="en-US"/>
        </w:rPr>
        <w:t xml:space="preserve">The present work evidenced </w:t>
      </w:r>
      <w:r w:rsidR="0087472E" w:rsidRPr="00B27A49">
        <w:rPr>
          <w:rFonts w:ascii="Times New Roman" w:eastAsia="Times New Roman" w:hAnsi="Times New Roman" w:cs="Times New Roman"/>
          <w:sz w:val="20"/>
          <w:szCs w:val="20"/>
          <w:lang w:val="en-US"/>
        </w:rPr>
        <w:t>rainfall</w:t>
      </w:r>
      <w:r w:rsidRPr="00B27A49">
        <w:rPr>
          <w:rFonts w:ascii="Times New Roman" w:eastAsia="Times New Roman" w:hAnsi="Times New Roman" w:cs="Times New Roman"/>
          <w:sz w:val="20"/>
          <w:szCs w:val="20"/>
          <w:lang w:val="en-US"/>
        </w:rPr>
        <w:t xml:space="preserve"> to have greater explanatory power in </w:t>
      </w:r>
      <w:r w:rsidR="00DB5361">
        <w:rPr>
          <w:rFonts w:ascii="Times New Roman" w:eastAsia="Times New Roman" w:hAnsi="Times New Roman" w:cs="Times New Roman"/>
          <w:sz w:val="20"/>
          <w:szCs w:val="20"/>
          <w:lang w:val="en-US"/>
        </w:rPr>
        <w:t xml:space="preserve">the </w:t>
      </w:r>
      <w:r w:rsidRPr="00B27A49">
        <w:rPr>
          <w:rFonts w:ascii="Times New Roman" w:eastAsia="Times New Roman" w:hAnsi="Times New Roman" w:cs="Times New Roman"/>
          <w:sz w:val="20"/>
          <w:szCs w:val="20"/>
          <w:lang w:val="en-US"/>
        </w:rPr>
        <w:t>total mortality</w:t>
      </w:r>
      <w:r w:rsidR="00DB5361">
        <w:rPr>
          <w:rFonts w:ascii="Times New Roman" w:eastAsia="Times New Roman" w:hAnsi="Times New Roman" w:cs="Times New Roman"/>
          <w:sz w:val="20"/>
          <w:szCs w:val="20"/>
          <w:lang w:val="en-US"/>
        </w:rPr>
        <w:t xml:space="preserve"> rate</w:t>
      </w:r>
      <w:r w:rsidRPr="00B27A49">
        <w:rPr>
          <w:rFonts w:ascii="Times New Roman" w:eastAsia="Times New Roman" w:hAnsi="Times New Roman" w:cs="Times New Roman"/>
          <w:sz w:val="20"/>
          <w:szCs w:val="20"/>
          <w:lang w:val="en-US"/>
        </w:rPr>
        <w:t xml:space="preserve">, in richness and in the amphibians, reptiles, mammals, </w:t>
      </w:r>
      <w:r w:rsidRPr="00171314">
        <w:rPr>
          <w:rFonts w:ascii="Times New Roman" w:eastAsia="Times New Roman" w:hAnsi="Times New Roman" w:cs="Times New Roman"/>
          <w:i/>
          <w:iCs/>
          <w:sz w:val="20"/>
          <w:szCs w:val="20"/>
          <w:lang w:val="en-US"/>
        </w:rPr>
        <w:t>Mam 1</w:t>
      </w:r>
      <w:r w:rsidRPr="00B27A49">
        <w:rPr>
          <w:rFonts w:ascii="Times New Roman" w:eastAsia="Times New Roman" w:hAnsi="Times New Roman" w:cs="Times New Roman"/>
          <w:sz w:val="20"/>
          <w:szCs w:val="20"/>
          <w:lang w:val="en-US"/>
        </w:rPr>
        <w:t xml:space="preserve"> and </w:t>
      </w:r>
      <w:r w:rsidRPr="00171314">
        <w:rPr>
          <w:rFonts w:ascii="Times New Roman" w:eastAsia="Times New Roman" w:hAnsi="Times New Roman" w:cs="Times New Roman"/>
          <w:i/>
          <w:iCs/>
          <w:sz w:val="20"/>
          <w:szCs w:val="20"/>
          <w:lang w:val="en-US"/>
        </w:rPr>
        <w:t>Bird 2</w:t>
      </w:r>
      <w:r w:rsidR="00EE60DF">
        <w:rPr>
          <w:rFonts w:ascii="Times New Roman" w:eastAsia="Times New Roman" w:hAnsi="Times New Roman" w:cs="Times New Roman"/>
          <w:i/>
          <w:iCs/>
          <w:sz w:val="20"/>
          <w:szCs w:val="20"/>
          <w:lang w:val="en-US"/>
        </w:rPr>
        <w:t xml:space="preserve"> </w:t>
      </w:r>
      <w:r w:rsidR="00EE60DF">
        <w:rPr>
          <w:rFonts w:ascii="Times New Roman" w:eastAsia="Times New Roman" w:hAnsi="Times New Roman" w:cs="Times New Roman"/>
          <w:sz w:val="20"/>
          <w:szCs w:val="20"/>
          <w:lang w:val="en-US"/>
        </w:rPr>
        <w:t>groups</w:t>
      </w:r>
      <w:r w:rsidRPr="00B27A49">
        <w:rPr>
          <w:rFonts w:ascii="Times New Roman" w:eastAsia="Times New Roman" w:hAnsi="Times New Roman" w:cs="Times New Roman"/>
          <w:sz w:val="20"/>
          <w:szCs w:val="20"/>
          <w:lang w:val="en-US"/>
        </w:rPr>
        <w:t xml:space="preserve">. </w:t>
      </w:r>
      <w:r w:rsidR="002755FD">
        <w:rPr>
          <w:rFonts w:ascii="Times New Roman" w:eastAsia="Times New Roman" w:hAnsi="Times New Roman" w:cs="Times New Roman"/>
          <w:sz w:val="20"/>
          <w:szCs w:val="20"/>
          <w:lang w:val="en-US"/>
        </w:rPr>
        <w:t>In roads</w:t>
      </w:r>
      <w:r w:rsidR="003D157C">
        <w:rPr>
          <w:rFonts w:ascii="Times New Roman" w:eastAsia="Times New Roman" w:hAnsi="Times New Roman" w:cs="Times New Roman"/>
          <w:sz w:val="20"/>
          <w:szCs w:val="20"/>
          <w:lang w:val="en-US"/>
        </w:rPr>
        <w:t xml:space="preserve"> in the</w:t>
      </w:r>
      <w:r w:rsidR="002755FD">
        <w:rPr>
          <w:rFonts w:ascii="Times New Roman" w:eastAsia="Times New Roman" w:hAnsi="Times New Roman" w:cs="Times New Roman"/>
          <w:sz w:val="20"/>
          <w:szCs w:val="20"/>
          <w:lang w:val="en-US"/>
        </w:rPr>
        <w:t xml:space="preserve"> Santa Fe, Argentina </w:t>
      </w:r>
      <w:proofErr w:type="spellStart"/>
      <w:r w:rsidR="002755FD">
        <w:rPr>
          <w:rFonts w:ascii="Times New Roman" w:eastAsia="Times New Roman" w:hAnsi="Times New Roman" w:cs="Times New Roman"/>
          <w:sz w:val="20"/>
          <w:szCs w:val="20"/>
          <w:lang w:val="en-US"/>
        </w:rPr>
        <w:t>Attademo</w:t>
      </w:r>
      <w:proofErr w:type="spellEnd"/>
      <w:r w:rsidR="002755FD">
        <w:rPr>
          <w:rFonts w:ascii="Times New Roman" w:eastAsia="Times New Roman" w:hAnsi="Times New Roman" w:cs="Times New Roman"/>
          <w:sz w:val="20"/>
          <w:szCs w:val="20"/>
          <w:lang w:val="en-US"/>
        </w:rPr>
        <w:t xml:space="preserve"> et al. (2011) also found </w:t>
      </w:r>
      <w:r w:rsidR="002755FD" w:rsidRPr="002755FD">
        <w:rPr>
          <w:rFonts w:ascii="Times New Roman" w:eastAsia="Times New Roman" w:hAnsi="Times New Roman" w:cs="Times New Roman"/>
          <w:sz w:val="20"/>
          <w:szCs w:val="20"/>
          <w:lang w:val="en-US"/>
        </w:rPr>
        <w:t>a positive correlation between</w:t>
      </w:r>
      <w:r w:rsidR="002755FD">
        <w:rPr>
          <w:rFonts w:ascii="Times New Roman" w:eastAsia="Times New Roman" w:hAnsi="Times New Roman" w:cs="Times New Roman"/>
          <w:sz w:val="20"/>
          <w:szCs w:val="20"/>
          <w:lang w:val="en-US"/>
        </w:rPr>
        <w:t xml:space="preserve"> </w:t>
      </w:r>
      <w:r w:rsidR="002755FD" w:rsidRPr="002755FD">
        <w:rPr>
          <w:rFonts w:ascii="Times New Roman" w:eastAsia="Times New Roman" w:hAnsi="Times New Roman" w:cs="Times New Roman"/>
          <w:sz w:val="20"/>
          <w:szCs w:val="20"/>
          <w:lang w:val="en-US"/>
        </w:rPr>
        <w:t>precipitation with vertebrate road</w:t>
      </w:r>
      <w:r w:rsidR="002755FD">
        <w:rPr>
          <w:rFonts w:ascii="Times New Roman" w:eastAsia="Times New Roman" w:hAnsi="Times New Roman" w:cs="Times New Roman"/>
          <w:sz w:val="20"/>
          <w:szCs w:val="20"/>
          <w:lang w:val="en-US"/>
        </w:rPr>
        <w:t>-</w:t>
      </w:r>
      <w:r w:rsidR="002755FD" w:rsidRPr="002755FD">
        <w:rPr>
          <w:rFonts w:ascii="Times New Roman" w:eastAsia="Times New Roman" w:hAnsi="Times New Roman" w:cs="Times New Roman"/>
          <w:sz w:val="20"/>
          <w:szCs w:val="20"/>
          <w:lang w:val="en-US"/>
        </w:rPr>
        <w:t>kills</w:t>
      </w:r>
      <w:r w:rsidR="002755FD">
        <w:rPr>
          <w:rFonts w:ascii="Times New Roman" w:eastAsia="Times New Roman" w:hAnsi="Times New Roman" w:cs="Times New Roman"/>
          <w:sz w:val="20"/>
          <w:szCs w:val="20"/>
          <w:lang w:val="en-US"/>
        </w:rPr>
        <w:t xml:space="preserve">. </w:t>
      </w:r>
      <w:r w:rsidR="00A45D90">
        <w:rPr>
          <w:rFonts w:ascii="Times New Roman" w:eastAsia="Times New Roman" w:hAnsi="Times New Roman" w:cs="Times New Roman"/>
          <w:sz w:val="20"/>
          <w:szCs w:val="20"/>
          <w:lang w:val="en-US"/>
        </w:rPr>
        <w:t>T</w:t>
      </w:r>
      <w:r w:rsidR="0087472E" w:rsidRPr="00B27A49">
        <w:rPr>
          <w:rFonts w:ascii="Times New Roman" w:eastAsia="Times New Roman" w:hAnsi="Times New Roman" w:cs="Times New Roman"/>
          <w:sz w:val="20"/>
          <w:szCs w:val="20"/>
          <w:lang w:val="en-US"/>
        </w:rPr>
        <w:t>emperature and humidity were negative and positive, respectively, associated with reptile</w:t>
      </w:r>
      <w:r w:rsidR="00EE60DF">
        <w:rPr>
          <w:rFonts w:ascii="Times New Roman" w:eastAsia="Times New Roman" w:hAnsi="Times New Roman" w:cs="Times New Roman"/>
          <w:sz w:val="20"/>
          <w:szCs w:val="20"/>
          <w:lang w:val="en-US"/>
        </w:rPr>
        <w:t xml:space="preserve"> </w:t>
      </w:r>
      <w:proofErr w:type="gramStart"/>
      <w:r w:rsidR="00EE60DF">
        <w:rPr>
          <w:rFonts w:ascii="Times New Roman" w:eastAsia="Times New Roman" w:hAnsi="Times New Roman" w:cs="Times New Roman"/>
          <w:sz w:val="20"/>
          <w:szCs w:val="20"/>
          <w:lang w:val="en-US"/>
        </w:rPr>
        <w:t>road-kill</w:t>
      </w:r>
      <w:proofErr w:type="gramEnd"/>
      <w:r w:rsidR="0087472E" w:rsidRPr="00B27A49">
        <w:rPr>
          <w:rFonts w:ascii="Times New Roman" w:eastAsia="Times New Roman" w:hAnsi="Times New Roman" w:cs="Times New Roman"/>
          <w:sz w:val="20"/>
          <w:szCs w:val="20"/>
          <w:lang w:val="en-US"/>
        </w:rPr>
        <w:t>.</w:t>
      </w:r>
      <w:r w:rsidR="0087472E">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t xml:space="preserve">The higher number of </w:t>
      </w:r>
      <w:r w:rsidR="0087472E" w:rsidRPr="006060C4">
        <w:rPr>
          <w:rFonts w:ascii="Times New Roman" w:eastAsia="Times New Roman" w:hAnsi="Times New Roman" w:cs="Times New Roman"/>
          <w:sz w:val="20"/>
          <w:szCs w:val="20"/>
          <w:lang w:val="en-US"/>
        </w:rPr>
        <w:t>amphibian</w:t>
      </w:r>
      <w:r w:rsidR="007B2C28">
        <w:rPr>
          <w:rFonts w:ascii="Times New Roman" w:eastAsia="Times New Roman" w:hAnsi="Times New Roman" w:cs="Times New Roman"/>
          <w:sz w:val="20"/>
          <w:szCs w:val="20"/>
          <w:lang w:val="en-US"/>
        </w:rPr>
        <w:t xml:space="preserve"> road</w:t>
      </w:r>
      <w:r w:rsidR="00EE60DF">
        <w:rPr>
          <w:rFonts w:ascii="Times New Roman" w:eastAsia="Times New Roman" w:hAnsi="Times New Roman" w:cs="Times New Roman"/>
          <w:sz w:val="20"/>
          <w:szCs w:val="20"/>
          <w:lang w:val="en-US"/>
        </w:rPr>
        <w:t>-</w:t>
      </w:r>
      <w:r w:rsidR="007B2C28">
        <w:rPr>
          <w:rFonts w:ascii="Times New Roman" w:eastAsia="Times New Roman" w:hAnsi="Times New Roman" w:cs="Times New Roman"/>
          <w:sz w:val="20"/>
          <w:szCs w:val="20"/>
          <w:lang w:val="en-US"/>
        </w:rPr>
        <w:t>kill events</w:t>
      </w:r>
      <w:r w:rsidR="0087472E" w:rsidRPr="006060C4">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t xml:space="preserve">indicate a direct relation with the population size of these species, their relationship with the road and with </w:t>
      </w:r>
      <w:r w:rsidR="0087472E">
        <w:rPr>
          <w:rFonts w:ascii="Times New Roman" w:eastAsia="Times New Roman" w:hAnsi="Times New Roman" w:cs="Times New Roman"/>
          <w:sz w:val="20"/>
          <w:szCs w:val="20"/>
          <w:lang w:val="en-US"/>
        </w:rPr>
        <w:t>rainfall</w:t>
      </w:r>
      <w:r w:rsidRPr="006060C4">
        <w:rPr>
          <w:rFonts w:ascii="Times New Roman" w:eastAsia="Times New Roman" w:hAnsi="Times New Roman" w:cs="Times New Roman"/>
          <w:sz w:val="20"/>
          <w:szCs w:val="20"/>
          <w:lang w:val="en-US"/>
        </w:rPr>
        <w:t xml:space="preserve">. The number of </w:t>
      </w:r>
      <w:r w:rsidR="0087472E" w:rsidRPr="006060C4">
        <w:rPr>
          <w:rFonts w:ascii="Times New Roman" w:eastAsia="Times New Roman" w:hAnsi="Times New Roman" w:cs="Times New Roman"/>
          <w:sz w:val="20"/>
          <w:szCs w:val="20"/>
          <w:lang w:val="en-US"/>
        </w:rPr>
        <w:t>amphibian</w:t>
      </w:r>
      <w:r w:rsidR="007B2C28">
        <w:rPr>
          <w:rFonts w:ascii="Times New Roman" w:eastAsia="Times New Roman" w:hAnsi="Times New Roman" w:cs="Times New Roman"/>
          <w:sz w:val="20"/>
          <w:szCs w:val="20"/>
          <w:lang w:val="en-US"/>
        </w:rPr>
        <w:t xml:space="preserve"> road</w:t>
      </w:r>
      <w:r w:rsidR="00BF06B8">
        <w:rPr>
          <w:rFonts w:ascii="Times New Roman" w:eastAsia="Times New Roman" w:hAnsi="Times New Roman" w:cs="Times New Roman"/>
          <w:sz w:val="20"/>
          <w:szCs w:val="20"/>
          <w:lang w:val="en-US"/>
        </w:rPr>
        <w:t>-</w:t>
      </w:r>
      <w:r w:rsidR="007B2C28">
        <w:rPr>
          <w:rFonts w:ascii="Times New Roman" w:eastAsia="Times New Roman" w:hAnsi="Times New Roman" w:cs="Times New Roman"/>
          <w:sz w:val="20"/>
          <w:szCs w:val="20"/>
          <w:lang w:val="en-US"/>
        </w:rPr>
        <w:t>kill</w:t>
      </w:r>
      <w:r w:rsidR="00A45D90">
        <w:rPr>
          <w:rFonts w:ascii="Times New Roman" w:eastAsia="Times New Roman" w:hAnsi="Times New Roman" w:cs="Times New Roman"/>
          <w:sz w:val="20"/>
          <w:szCs w:val="20"/>
          <w:lang w:val="en-US"/>
        </w:rPr>
        <w:t xml:space="preserve"> event</w:t>
      </w:r>
      <w:r w:rsidR="007B2C28">
        <w:rPr>
          <w:rFonts w:ascii="Times New Roman" w:eastAsia="Times New Roman" w:hAnsi="Times New Roman" w:cs="Times New Roman"/>
          <w:sz w:val="20"/>
          <w:szCs w:val="20"/>
          <w:lang w:val="en-US"/>
        </w:rPr>
        <w:t>s</w:t>
      </w:r>
      <w:r w:rsidR="0087472E" w:rsidRPr="006060C4">
        <w:rPr>
          <w:rFonts w:ascii="Times New Roman" w:eastAsia="Times New Roman" w:hAnsi="Times New Roman" w:cs="Times New Roman"/>
          <w:sz w:val="20"/>
          <w:szCs w:val="20"/>
          <w:lang w:val="en-US"/>
        </w:rPr>
        <w:t xml:space="preserve"> </w:t>
      </w:r>
      <w:r w:rsidRPr="006060C4">
        <w:rPr>
          <w:rFonts w:ascii="Times New Roman" w:eastAsia="Times New Roman" w:hAnsi="Times New Roman" w:cs="Times New Roman"/>
          <w:sz w:val="20"/>
          <w:szCs w:val="20"/>
          <w:lang w:val="en-US"/>
        </w:rPr>
        <w:t xml:space="preserve">was </w:t>
      </w:r>
      <w:r w:rsidR="007907C3">
        <w:rPr>
          <w:rFonts w:ascii="Times New Roman" w:eastAsia="Times New Roman" w:hAnsi="Times New Roman" w:cs="Times New Roman"/>
          <w:sz w:val="20"/>
          <w:szCs w:val="20"/>
          <w:lang w:val="en-US"/>
        </w:rPr>
        <w:t>five</w:t>
      </w:r>
      <w:r w:rsidRPr="006060C4">
        <w:rPr>
          <w:rFonts w:ascii="Times New Roman" w:eastAsia="Times New Roman" w:hAnsi="Times New Roman" w:cs="Times New Roman"/>
          <w:sz w:val="20"/>
          <w:szCs w:val="20"/>
          <w:lang w:val="en-US"/>
        </w:rPr>
        <w:t xml:space="preserve"> times higher in the rainy season than in the dry one. In another monitoring, also in the Brazilian </w:t>
      </w:r>
      <w:r w:rsidR="001C7682">
        <w:rPr>
          <w:rFonts w:ascii="Times New Roman" w:eastAsia="Times New Roman" w:hAnsi="Times New Roman" w:cs="Times New Roman"/>
          <w:sz w:val="20"/>
          <w:szCs w:val="20"/>
          <w:lang w:val="en-US"/>
        </w:rPr>
        <w:t>semiarid</w:t>
      </w:r>
      <w:r w:rsidRPr="006060C4">
        <w:rPr>
          <w:rFonts w:ascii="Times New Roman" w:eastAsia="Times New Roman" w:hAnsi="Times New Roman" w:cs="Times New Roman"/>
          <w:sz w:val="20"/>
          <w:szCs w:val="20"/>
          <w:lang w:val="en-US"/>
        </w:rPr>
        <w:t xml:space="preserve"> region, the highest number of amphibian deaths also occurred in the rainy season (Pereira et al., 2017).</w:t>
      </w:r>
    </w:p>
    <w:p w14:paraId="53A116E8" w14:textId="21E9FA5B" w:rsidR="00E771BE" w:rsidRPr="006060C4" w:rsidRDefault="00527DCE" w:rsidP="001C404C">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Regarding richness, this investigation revealed a more substantial number of </w:t>
      </w:r>
      <w:r w:rsidR="00DE4A4A">
        <w:rPr>
          <w:rFonts w:ascii="Times New Roman" w:eastAsia="Times New Roman" w:hAnsi="Times New Roman" w:cs="Times New Roman"/>
          <w:sz w:val="20"/>
          <w:szCs w:val="20"/>
          <w:lang w:val="en-US"/>
        </w:rPr>
        <w:t xml:space="preserve">road-killed </w:t>
      </w:r>
      <w:r w:rsidRPr="006060C4">
        <w:rPr>
          <w:rFonts w:ascii="Times New Roman" w:eastAsia="Times New Roman" w:hAnsi="Times New Roman" w:cs="Times New Roman"/>
          <w:sz w:val="20"/>
          <w:szCs w:val="20"/>
          <w:lang w:val="en-US"/>
        </w:rPr>
        <w:t xml:space="preserve">species in the rainy season, maybe because of an increase in resources, a greater displacement of amphibians, birds and reptiles and a higher number of species in the reproductive stage. Variations in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rates are seasonal and related to</w:t>
      </w:r>
      <w:r w:rsidR="00210161">
        <w:rPr>
          <w:rFonts w:ascii="Times New Roman" w:eastAsia="Times New Roman" w:hAnsi="Times New Roman" w:cs="Times New Roman"/>
          <w:sz w:val="20"/>
          <w:szCs w:val="20"/>
          <w:lang w:val="en-US"/>
        </w:rPr>
        <w:t xml:space="preserve"> differences in species behavio</w:t>
      </w:r>
      <w:r w:rsidRPr="006060C4">
        <w:rPr>
          <w:rFonts w:ascii="Times New Roman" w:eastAsia="Times New Roman" w:hAnsi="Times New Roman" w:cs="Times New Roman"/>
          <w:sz w:val="20"/>
          <w:szCs w:val="20"/>
          <w:lang w:val="en-US"/>
        </w:rPr>
        <w:t>r (</w:t>
      </w:r>
      <w:proofErr w:type="spellStart"/>
      <w:r w:rsidRPr="006060C4">
        <w:rPr>
          <w:rFonts w:ascii="Times New Roman" w:eastAsia="Times New Roman" w:hAnsi="Times New Roman" w:cs="Times New Roman"/>
          <w:sz w:val="20"/>
          <w:szCs w:val="20"/>
          <w:lang w:val="en-US"/>
        </w:rPr>
        <w:t>Garriga</w:t>
      </w:r>
      <w:proofErr w:type="spellEnd"/>
      <w:r w:rsidRPr="006060C4">
        <w:rPr>
          <w:rFonts w:ascii="Times New Roman" w:eastAsia="Times New Roman" w:hAnsi="Times New Roman" w:cs="Times New Roman"/>
          <w:sz w:val="20"/>
          <w:szCs w:val="20"/>
          <w:lang w:val="en-US"/>
        </w:rPr>
        <w:t xml:space="preserve"> et al., 2017; Souza et al., 2014).</w:t>
      </w:r>
    </w:p>
    <w:p w14:paraId="65F8AD0D" w14:textId="2F99DC86" w:rsidR="00E771BE" w:rsidRPr="00B27A49" w:rsidRDefault="00527DCE" w:rsidP="001C404C">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The behavior and ecology of reptiles and amphibians is closely related to the physiology of these ta</w:t>
      </w:r>
      <w:r w:rsidR="005A6235">
        <w:rPr>
          <w:rFonts w:ascii="Times New Roman" w:eastAsia="Times New Roman" w:hAnsi="Times New Roman" w:cs="Times New Roman"/>
          <w:sz w:val="20"/>
          <w:szCs w:val="20"/>
          <w:lang w:val="en-US"/>
        </w:rPr>
        <w:t>x</w:t>
      </w:r>
      <w:r w:rsidR="00AB3257">
        <w:rPr>
          <w:rFonts w:ascii="Times New Roman" w:eastAsia="Times New Roman" w:hAnsi="Times New Roman" w:cs="Times New Roman"/>
          <w:sz w:val="20"/>
          <w:szCs w:val="20"/>
          <w:lang w:val="en-US"/>
        </w:rPr>
        <w:t>on</w:t>
      </w:r>
      <w:r w:rsidRPr="006060C4">
        <w:rPr>
          <w:rFonts w:ascii="Times New Roman" w:eastAsia="Times New Roman" w:hAnsi="Times New Roman" w:cs="Times New Roman"/>
          <w:sz w:val="20"/>
          <w:szCs w:val="20"/>
          <w:lang w:val="en-US"/>
        </w:rPr>
        <w:t xml:space="preserve">. For reptiles, mainly snakes and lizards, searching roads for thermoregulation on days with mild temperatures is an ectothermic reaction. Turtles, on the other hand, express a close relationship with rainy days due to their aquatic </w:t>
      </w:r>
      <w:r w:rsidR="0085251E" w:rsidRPr="006060C4">
        <w:rPr>
          <w:rFonts w:ascii="Times New Roman" w:eastAsia="Times New Roman" w:hAnsi="Times New Roman" w:cs="Times New Roman"/>
          <w:sz w:val="20"/>
          <w:szCs w:val="20"/>
          <w:lang w:val="en-US"/>
        </w:rPr>
        <w:t>habit,</w:t>
      </w:r>
      <w:r w:rsidRPr="006060C4">
        <w:rPr>
          <w:rFonts w:ascii="Times New Roman" w:eastAsia="Times New Roman" w:hAnsi="Times New Roman" w:cs="Times New Roman"/>
          <w:sz w:val="20"/>
          <w:szCs w:val="20"/>
          <w:lang w:val="en-US"/>
        </w:rPr>
        <w:t xml:space="preserve"> </w:t>
      </w:r>
      <w:r w:rsidR="00A45D90">
        <w:rPr>
          <w:rFonts w:ascii="Times New Roman" w:eastAsia="Times New Roman" w:hAnsi="Times New Roman" w:cs="Times New Roman"/>
          <w:sz w:val="20"/>
          <w:szCs w:val="20"/>
          <w:lang w:val="en-US"/>
        </w:rPr>
        <w:t>which</w:t>
      </w:r>
      <w:r w:rsidRPr="006060C4">
        <w:rPr>
          <w:rFonts w:ascii="Times New Roman" w:eastAsia="Times New Roman" w:hAnsi="Times New Roman" w:cs="Times New Roman"/>
          <w:sz w:val="20"/>
          <w:szCs w:val="20"/>
          <w:lang w:val="en-US"/>
        </w:rPr>
        <w:t xml:space="preserve"> favors migration. In a study in southern Brazil, it was suggested that thermoregulation may be one of the causes of reptile </w:t>
      </w:r>
      <w:r w:rsidR="007624A3">
        <w:rPr>
          <w:rFonts w:ascii="Times New Roman" w:eastAsia="Times New Roman" w:hAnsi="Times New Roman" w:cs="Times New Roman"/>
          <w:sz w:val="20"/>
          <w:szCs w:val="20"/>
          <w:lang w:val="en-US"/>
        </w:rPr>
        <w:t>road</w:t>
      </w:r>
      <w:r w:rsidR="005B2260">
        <w:rPr>
          <w:rFonts w:ascii="Times New Roman" w:eastAsia="Times New Roman" w:hAnsi="Times New Roman" w:cs="Times New Roman"/>
          <w:sz w:val="20"/>
          <w:szCs w:val="20"/>
          <w:lang w:val="en-US"/>
        </w:rPr>
        <w:t>-</w:t>
      </w:r>
      <w:r w:rsidR="007624A3">
        <w:rPr>
          <w:rFonts w:ascii="Times New Roman" w:eastAsia="Times New Roman" w:hAnsi="Times New Roman" w:cs="Times New Roman"/>
          <w:sz w:val="20"/>
          <w:szCs w:val="20"/>
          <w:lang w:val="en-US"/>
        </w:rPr>
        <w:t>kill</w:t>
      </w:r>
      <w:r w:rsidR="005B2260">
        <w:rPr>
          <w:rFonts w:ascii="Times New Roman" w:eastAsia="Times New Roman" w:hAnsi="Times New Roman" w:cs="Times New Roman"/>
          <w:sz w:val="20"/>
          <w:szCs w:val="20"/>
          <w:lang w:val="en-US"/>
        </w:rPr>
        <w:t xml:space="preserve"> event</w:t>
      </w:r>
      <w:r w:rsidR="007624A3">
        <w:rPr>
          <w:rFonts w:ascii="Times New Roman" w:eastAsia="Times New Roman" w:hAnsi="Times New Roman" w:cs="Times New Roman"/>
          <w:sz w:val="20"/>
          <w:szCs w:val="20"/>
          <w:lang w:val="en-US"/>
        </w:rPr>
        <w:t xml:space="preserve">s </w:t>
      </w:r>
      <w:r w:rsidRPr="006060C4">
        <w:rPr>
          <w:rFonts w:ascii="Times New Roman" w:eastAsia="Times New Roman" w:hAnsi="Times New Roman" w:cs="Times New Roman"/>
          <w:sz w:val="20"/>
          <w:szCs w:val="20"/>
          <w:lang w:val="en-US"/>
        </w:rPr>
        <w:t>(Gonçalves et al., 2017</w:t>
      </w:r>
      <w:r w:rsidRPr="00B27A49">
        <w:rPr>
          <w:rFonts w:ascii="Times New Roman" w:eastAsia="Times New Roman" w:hAnsi="Times New Roman" w:cs="Times New Roman"/>
          <w:sz w:val="20"/>
          <w:szCs w:val="20"/>
          <w:lang w:val="en-US"/>
        </w:rPr>
        <w:t xml:space="preserve">). </w:t>
      </w:r>
      <w:r w:rsidR="006D3965" w:rsidRPr="00B27A49">
        <w:rPr>
          <w:rFonts w:ascii="Times New Roman" w:eastAsia="Times New Roman" w:hAnsi="Times New Roman" w:cs="Times New Roman"/>
          <w:sz w:val="20"/>
          <w:szCs w:val="20"/>
          <w:lang w:val="en-US"/>
        </w:rPr>
        <w:t>As far as amphibians are concerned</w:t>
      </w:r>
      <w:r w:rsidR="007624A3">
        <w:rPr>
          <w:rFonts w:ascii="Times New Roman" w:eastAsia="Times New Roman" w:hAnsi="Times New Roman" w:cs="Times New Roman"/>
          <w:sz w:val="20"/>
          <w:szCs w:val="20"/>
          <w:lang w:val="en-US"/>
        </w:rPr>
        <w:t>,</w:t>
      </w:r>
      <w:r w:rsidR="006D3965" w:rsidRPr="00B27A49">
        <w:rPr>
          <w:rFonts w:ascii="Times New Roman" w:eastAsia="Times New Roman" w:hAnsi="Times New Roman" w:cs="Times New Roman"/>
          <w:sz w:val="20"/>
          <w:szCs w:val="20"/>
          <w:lang w:val="en-US"/>
        </w:rPr>
        <w:t xml:space="preserve"> their skin permeability and water</w:t>
      </w:r>
      <w:r w:rsidR="007624A3">
        <w:rPr>
          <w:rFonts w:ascii="Times New Roman" w:eastAsia="Times New Roman" w:hAnsi="Times New Roman" w:cs="Times New Roman"/>
          <w:sz w:val="20"/>
          <w:szCs w:val="20"/>
          <w:lang w:val="en-US"/>
        </w:rPr>
        <w:t>-</w:t>
      </w:r>
      <w:r w:rsidR="006D3965" w:rsidRPr="00B27A49">
        <w:rPr>
          <w:rFonts w:ascii="Times New Roman" w:eastAsia="Times New Roman" w:hAnsi="Times New Roman" w:cs="Times New Roman"/>
          <w:sz w:val="20"/>
          <w:szCs w:val="20"/>
          <w:lang w:val="en-US"/>
        </w:rPr>
        <w:t xml:space="preserve">dependent reproduction activities, such </w:t>
      </w:r>
      <w:r w:rsidR="00AF6BAA">
        <w:rPr>
          <w:rFonts w:ascii="Times New Roman" w:eastAsia="Times New Roman" w:hAnsi="Times New Roman" w:cs="Times New Roman"/>
          <w:sz w:val="20"/>
          <w:szCs w:val="20"/>
          <w:lang w:val="en-US"/>
        </w:rPr>
        <w:t xml:space="preserve">as </w:t>
      </w:r>
      <w:r w:rsidR="006D3965" w:rsidRPr="00B27A49">
        <w:rPr>
          <w:rFonts w:ascii="Times New Roman" w:eastAsia="Times New Roman" w:hAnsi="Times New Roman" w:cs="Times New Roman"/>
          <w:sz w:val="20"/>
          <w:szCs w:val="20"/>
          <w:lang w:val="en-US"/>
        </w:rPr>
        <w:t xml:space="preserve">searching for </w:t>
      </w:r>
      <w:r w:rsidR="006D3965" w:rsidRPr="005B2260">
        <w:rPr>
          <w:rFonts w:ascii="Times New Roman" w:eastAsia="Times New Roman" w:hAnsi="Times New Roman" w:cs="Times New Roman"/>
          <w:sz w:val="20"/>
          <w:szCs w:val="20"/>
          <w:lang w:val="en-US"/>
        </w:rPr>
        <w:t>calling sites, the</w:t>
      </w:r>
      <w:r w:rsidR="006D3965" w:rsidRPr="00B27A49">
        <w:rPr>
          <w:rFonts w:ascii="Times New Roman" w:eastAsia="Times New Roman" w:hAnsi="Times New Roman" w:cs="Times New Roman"/>
          <w:sz w:val="20"/>
          <w:szCs w:val="20"/>
          <w:lang w:val="en-US"/>
        </w:rPr>
        <w:t xml:space="preserve"> selection of spawning sites and the dispersal of juveniles (</w:t>
      </w:r>
      <w:proofErr w:type="spellStart"/>
      <w:r w:rsidR="006D3965" w:rsidRPr="00B27A49">
        <w:rPr>
          <w:rFonts w:ascii="Times New Roman" w:eastAsia="Times New Roman" w:hAnsi="Times New Roman" w:cs="Times New Roman"/>
          <w:sz w:val="20"/>
          <w:szCs w:val="20"/>
          <w:lang w:val="en-US"/>
        </w:rPr>
        <w:t>Duellman</w:t>
      </w:r>
      <w:proofErr w:type="spellEnd"/>
      <w:r w:rsidR="006D3965" w:rsidRPr="00B27A49">
        <w:rPr>
          <w:rFonts w:ascii="Times New Roman" w:eastAsia="Times New Roman" w:hAnsi="Times New Roman" w:cs="Times New Roman"/>
          <w:sz w:val="20"/>
          <w:szCs w:val="20"/>
          <w:lang w:val="en-US"/>
        </w:rPr>
        <w:t xml:space="preserve"> and </w:t>
      </w:r>
      <w:proofErr w:type="spellStart"/>
      <w:r w:rsidR="006D3965" w:rsidRPr="00B27A49">
        <w:rPr>
          <w:rFonts w:ascii="Times New Roman" w:eastAsia="Times New Roman" w:hAnsi="Times New Roman" w:cs="Times New Roman"/>
          <w:sz w:val="20"/>
          <w:szCs w:val="20"/>
          <w:lang w:val="en-US"/>
        </w:rPr>
        <w:t>Trueb</w:t>
      </w:r>
      <w:proofErr w:type="spellEnd"/>
      <w:r w:rsidR="006D3965" w:rsidRPr="00B27A49">
        <w:rPr>
          <w:rFonts w:ascii="Times New Roman" w:eastAsia="Times New Roman" w:hAnsi="Times New Roman" w:cs="Times New Roman"/>
          <w:sz w:val="20"/>
          <w:szCs w:val="20"/>
          <w:lang w:val="en-US"/>
        </w:rPr>
        <w:t xml:space="preserve">, 1994) increase population and migration in the rainy season and favors the collisions. Temperatures are high throughout the year and rain seasonality </w:t>
      </w:r>
      <w:r w:rsidR="00E2470E">
        <w:rPr>
          <w:rFonts w:ascii="Times New Roman" w:eastAsia="Times New Roman" w:hAnsi="Times New Roman" w:cs="Times New Roman"/>
          <w:sz w:val="20"/>
          <w:szCs w:val="20"/>
          <w:lang w:val="en-US"/>
        </w:rPr>
        <w:t>and</w:t>
      </w:r>
      <w:r w:rsidR="006D3965" w:rsidRPr="00B27A49">
        <w:rPr>
          <w:rFonts w:ascii="Times New Roman" w:eastAsia="Times New Roman" w:hAnsi="Times New Roman" w:cs="Times New Roman"/>
          <w:sz w:val="20"/>
          <w:szCs w:val="20"/>
          <w:lang w:val="en-US"/>
        </w:rPr>
        <w:t xml:space="preserve"> </w:t>
      </w:r>
      <w:r w:rsidR="00AF6BAA">
        <w:rPr>
          <w:rFonts w:ascii="Times New Roman" w:eastAsia="Times New Roman" w:hAnsi="Times New Roman" w:cs="Times New Roman"/>
          <w:sz w:val="20"/>
          <w:szCs w:val="20"/>
          <w:lang w:val="en-US"/>
        </w:rPr>
        <w:t xml:space="preserve">water </w:t>
      </w:r>
      <w:r w:rsidR="006D3965" w:rsidRPr="00B27A49">
        <w:rPr>
          <w:rFonts w:ascii="Times New Roman" w:eastAsia="Times New Roman" w:hAnsi="Times New Roman" w:cs="Times New Roman"/>
          <w:sz w:val="20"/>
          <w:szCs w:val="20"/>
          <w:lang w:val="en-US"/>
        </w:rPr>
        <w:t>availability</w:t>
      </w:r>
      <w:r w:rsidR="00E2470E">
        <w:rPr>
          <w:rFonts w:ascii="Times New Roman" w:eastAsia="Times New Roman" w:hAnsi="Times New Roman" w:cs="Times New Roman"/>
          <w:sz w:val="20"/>
          <w:szCs w:val="20"/>
          <w:lang w:val="en-US"/>
        </w:rPr>
        <w:t xml:space="preserve"> in the semiarid region</w:t>
      </w:r>
      <w:r w:rsidR="006D3965" w:rsidRPr="00B27A49">
        <w:rPr>
          <w:rFonts w:ascii="Times New Roman" w:eastAsia="Times New Roman" w:hAnsi="Times New Roman" w:cs="Times New Roman"/>
          <w:sz w:val="20"/>
          <w:szCs w:val="20"/>
          <w:lang w:val="en-US"/>
        </w:rPr>
        <w:t xml:space="preserve"> a</w:t>
      </w:r>
      <w:r w:rsidR="00976481">
        <w:rPr>
          <w:rFonts w:ascii="Times New Roman" w:eastAsia="Times New Roman" w:hAnsi="Times New Roman" w:cs="Times New Roman"/>
          <w:sz w:val="20"/>
          <w:szCs w:val="20"/>
          <w:lang w:val="en-US"/>
        </w:rPr>
        <w:t>re</w:t>
      </w:r>
      <w:r w:rsidR="006D3965" w:rsidRPr="00B27A49">
        <w:rPr>
          <w:rFonts w:ascii="Times New Roman" w:eastAsia="Times New Roman" w:hAnsi="Times New Roman" w:cs="Times New Roman"/>
          <w:sz w:val="20"/>
          <w:szCs w:val="20"/>
          <w:lang w:val="en-US"/>
        </w:rPr>
        <w:t xml:space="preserve"> limiting </w:t>
      </w:r>
      <w:r w:rsidR="00AF6BAA">
        <w:rPr>
          <w:rFonts w:ascii="Times New Roman" w:eastAsia="Times New Roman" w:hAnsi="Times New Roman" w:cs="Times New Roman"/>
          <w:sz w:val="20"/>
          <w:szCs w:val="20"/>
          <w:lang w:val="en-US"/>
        </w:rPr>
        <w:t>factor</w:t>
      </w:r>
      <w:r w:rsidR="00976481">
        <w:rPr>
          <w:rFonts w:ascii="Times New Roman" w:eastAsia="Times New Roman" w:hAnsi="Times New Roman" w:cs="Times New Roman"/>
          <w:sz w:val="20"/>
          <w:szCs w:val="20"/>
          <w:lang w:val="en-US"/>
        </w:rPr>
        <w:t>s</w:t>
      </w:r>
      <w:r w:rsidR="00AF6BAA">
        <w:rPr>
          <w:rFonts w:ascii="Times New Roman" w:eastAsia="Times New Roman" w:hAnsi="Times New Roman" w:cs="Times New Roman"/>
          <w:sz w:val="20"/>
          <w:szCs w:val="20"/>
          <w:lang w:val="en-US"/>
        </w:rPr>
        <w:t xml:space="preserve"> </w:t>
      </w:r>
      <w:r w:rsidR="006D3965" w:rsidRPr="00B27A49">
        <w:rPr>
          <w:rFonts w:ascii="Times New Roman" w:eastAsia="Times New Roman" w:hAnsi="Times New Roman" w:cs="Times New Roman"/>
          <w:sz w:val="20"/>
          <w:szCs w:val="20"/>
          <w:lang w:val="en-US"/>
        </w:rPr>
        <w:t>for amphibian</w:t>
      </w:r>
      <w:r w:rsidR="00AF6BAA">
        <w:rPr>
          <w:rFonts w:ascii="Times New Roman" w:eastAsia="Times New Roman" w:hAnsi="Times New Roman" w:cs="Times New Roman"/>
          <w:sz w:val="20"/>
          <w:szCs w:val="20"/>
          <w:lang w:val="en-US"/>
        </w:rPr>
        <w:t>s</w:t>
      </w:r>
      <w:r w:rsidR="006D3965" w:rsidRPr="00B27A49">
        <w:rPr>
          <w:rFonts w:ascii="Times New Roman" w:eastAsia="Times New Roman" w:hAnsi="Times New Roman" w:cs="Times New Roman"/>
          <w:sz w:val="20"/>
          <w:szCs w:val="20"/>
          <w:lang w:val="en-US"/>
        </w:rPr>
        <w:t xml:space="preserve"> (</w:t>
      </w:r>
      <w:proofErr w:type="spellStart"/>
      <w:r w:rsidR="006D3965" w:rsidRPr="00B27A49">
        <w:rPr>
          <w:rFonts w:ascii="Times New Roman" w:eastAsia="Times New Roman" w:hAnsi="Times New Roman" w:cs="Times New Roman"/>
          <w:sz w:val="20"/>
          <w:szCs w:val="20"/>
          <w:lang w:val="en-US"/>
        </w:rPr>
        <w:t>Navas</w:t>
      </w:r>
      <w:proofErr w:type="spellEnd"/>
      <w:r w:rsidR="006D3965" w:rsidRPr="00B27A49">
        <w:rPr>
          <w:rFonts w:ascii="Times New Roman" w:eastAsia="Times New Roman" w:hAnsi="Times New Roman" w:cs="Times New Roman"/>
          <w:sz w:val="20"/>
          <w:szCs w:val="20"/>
          <w:lang w:val="en-US"/>
        </w:rPr>
        <w:t xml:space="preserve"> et al., 2004).</w:t>
      </w:r>
    </w:p>
    <w:p w14:paraId="1013C5B6" w14:textId="3FC603B7" w:rsidR="00E771BE" w:rsidRPr="006060C4" w:rsidRDefault="00527DCE" w:rsidP="001C404C">
      <w:pPr>
        <w:spacing w:after="0" w:line="240" w:lineRule="auto"/>
        <w:ind w:firstLine="708"/>
        <w:jc w:val="both"/>
        <w:rPr>
          <w:rFonts w:ascii="Times New Roman" w:eastAsia="Times New Roman" w:hAnsi="Times New Roman" w:cs="Times New Roman"/>
          <w:sz w:val="20"/>
          <w:szCs w:val="20"/>
          <w:lang w:val="en-US"/>
        </w:rPr>
      </w:pPr>
      <w:r w:rsidRPr="00B27A49">
        <w:rPr>
          <w:rFonts w:ascii="Times New Roman" w:eastAsia="Times New Roman" w:hAnsi="Times New Roman" w:cs="Times New Roman"/>
          <w:sz w:val="20"/>
          <w:szCs w:val="20"/>
          <w:lang w:val="en-US"/>
        </w:rPr>
        <w:t>Among birds, granivorous species</w:t>
      </w:r>
      <w:r w:rsidR="00E2470E">
        <w:rPr>
          <w:rFonts w:ascii="Times New Roman" w:eastAsia="Times New Roman" w:hAnsi="Times New Roman" w:cs="Times New Roman"/>
          <w:sz w:val="20"/>
          <w:szCs w:val="20"/>
          <w:lang w:val="en-US"/>
        </w:rPr>
        <w:t xml:space="preserve"> were</w:t>
      </w:r>
      <w:r w:rsidRPr="00B27A49">
        <w:rPr>
          <w:rFonts w:ascii="Times New Roman" w:eastAsia="Times New Roman" w:hAnsi="Times New Roman" w:cs="Times New Roman"/>
          <w:sz w:val="20"/>
          <w:szCs w:val="20"/>
          <w:lang w:val="en-US"/>
        </w:rPr>
        <w:t xml:space="preserve"> </w:t>
      </w:r>
      <w:r w:rsidR="00E2470E">
        <w:rPr>
          <w:rFonts w:ascii="Times New Roman" w:eastAsia="Times New Roman" w:hAnsi="Times New Roman" w:cs="Times New Roman"/>
          <w:sz w:val="20"/>
          <w:szCs w:val="20"/>
          <w:lang w:val="en-US"/>
        </w:rPr>
        <w:t>the</w:t>
      </w:r>
      <w:r w:rsidRPr="00B27A49">
        <w:rPr>
          <w:rFonts w:ascii="Times New Roman" w:eastAsia="Times New Roman" w:hAnsi="Times New Roman" w:cs="Times New Roman"/>
          <w:sz w:val="20"/>
          <w:szCs w:val="20"/>
          <w:lang w:val="en-US"/>
        </w:rPr>
        <w:t xml:space="preserve"> most</w:t>
      </w:r>
      <w:r w:rsidR="001C68CA" w:rsidRPr="00B27A49">
        <w:rPr>
          <w:rFonts w:ascii="Times New Roman" w:eastAsia="Times New Roman" w:hAnsi="Times New Roman" w:cs="Times New Roman"/>
          <w:sz w:val="20"/>
          <w:szCs w:val="20"/>
          <w:lang w:val="en-US"/>
        </w:rPr>
        <w:t xml:space="preserve"> record</w:t>
      </w:r>
      <w:r w:rsidR="00E2470E">
        <w:rPr>
          <w:rFonts w:ascii="Times New Roman" w:eastAsia="Times New Roman" w:hAnsi="Times New Roman" w:cs="Times New Roman"/>
          <w:sz w:val="20"/>
          <w:szCs w:val="20"/>
          <w:lang w:val="en-US"/>
        </w:rPr>
        <w:t>ed</w:t>
      </w:r>
      <w:r w:rsidRPr="00B27A49">
        <w:rPr>
          <w:rFonts w:ascii="Times New Roman" w:eastAsia="Times New Roman" w:hAnsi="Times New Roman" w:cs="Times New Roman"/>
          <w:sz w:val="20"/>
          <w:szCs w:val="20"/>
          <w:lang w:val="en-US"/>
        </w:rPr>
        <w:t xml:space="preserve"> during the rainy season. Grass growing on road</w:t>
      </w:r>
      <w:r w:rsidR="00D0730C" w:rsidRPr="00B27A49">
        <w:rPr>
          <w:rFonts w:ascii="Times New Roman" w:eastAsia="Times New Roman" w:hAnsi="Times New Roman" w:cs="Times New Roman"/>
          <w:sz w:val="20"/>
          <w:szCs w:val="20"/>
          <w:lang w:val="en-US"/>
        </w:rPr>
        <w:t>side</w:t>
      </w:r>
      <w:r w:rsidR="00E2470E">
        <w:rPr>
          <w:rFonts w:ascii="Times New Roman" w:eastAsia="Times New Roman" w:hAnsi="Times New Roman" w:cs="Times New Roman"/>
          <w:sz w:val="20"/>
          <w:szCs w:val="20"/>
          <w:lang w:val="en-US"/>
        </w:rPr>
        <w:t>s</w:t>
      </w:r>
      <w:r w:rsidR="00D0730C" w:rsidRPr="00B27A49">
        <w:rPr>
          <w:rFonts w:ascii="Times New Roman" w:eastAsia="Times New Roman" w:hAnsi="Times New Roman" w:cs="Times New Roman"/>
          <w:sz w:val="20"/>
          <w:szCs w:val="20"/>
          <w:lang w:val="en-US"/>
        </w:rPr>
        <w:t xml:space="preserve"> </w:t>
      </w:r>
      <w:r w:rsidRPr="00B27A49">
        <w:rPr>
          <w:rFonts w:ascii="Times New Roman" w:eastAsia="Times New Roman" w:hAnsi="Times New Roman" w:cs="Times New Roman"/>
          <w:sz w:val="20"/>
          <w:szCs w:val="20"/>
          <w:lang w:val="en-US"/>
        </w:rPr>
        <w:t xml:space="preserve">favors </w:t>
      </w:r>
      <w:r w:rsidR="00D0730C" w:rsidRPr="00B27A49">
        <w:rPr>
          <w:rFonts w:ascii="Times New Roman" w:eastAsia="Times New Roman" w:hAnsi="Times New Roman" w:cs="Times New Roman"/>
          <w:sz w:val="20"/>
          <w:szCs w:val="20"/>
          <w:lang w:val="en-US"/>
        </w:rPr>
        <w:t>these mortalities</w:t>
      </w:r>
      <w:r w:rsidRPr="00B27A49">
        <w:rPr>
          <w:rFonts w:ascii="Times New Roman" w:eastAsia="Times New Roman" w:hAnsi="Times New Roman" w:cs="Times New Roman"/>
          <w:sz w:val="20"/>
          <w:szCs w:val="20"/>
          <w:lang w:val="en-US"/>
        </w:rPr>
        <w:t>, as well as the coincidence of the reproductive period of some bird species with the rainy season.</w:t>
      </w:r>
      <w:r w:rsidRPr="006060C4">
        <w:rPr>
          <w:rFonts w:ascii="Times New Roman" w:eastAsia="Times New Roman" w:hAnsi="Times New Roman" w:cs="Times New Roman"/>
          <w:sz w:val="20"/>
          <w:szCs w:val="20"/>
          <w:lang w:val="en-US"/>
        </w:rPr>
        <w:t xml:space="preserve"> A similar result was obtained when monitoring bird </w:t>
      </w:r>
      <w:r w:rsidR="00517713">
        <w:rPr>
          <w:rFonts w:ascii="Times New Roman" w:eastAsia="Times New Roman" w:hAnsi="Times New Roman" w:cs="Times New Roman"/>
          <w:sz w:val="20"/>
          <w:szCs w:val="20"/>
          <w:lang w:val="en-US"/>
        </w:rPr>
        <w:t>road</w:t>
      </w:r>
      <w:r w:rsidR="004D5AF6">
        <w:rPr>
          <w:rFonts w:ascii="Times New Roman" w:eastAsia="Times New Roman" w:hAnsi="Times New Roman" w:cs="Times New Roman"/>
          <w:sz w:val="20"/>
          <w:szCs w:val="20"/>
          <w:lang w:val="en-US"/>
        </w:rPr>
        <w:t>-</w:t>
      </w:r>
      <w:r w:rsidR="00517713">
        <w:rPr>
          <w:rFonts w:ascii="Times New Roman" w:eastAsia="Times New Roman" w:hAnsi="Times New Roman" w:cs="Times New Roman"/>
          <w:sz w:val="20"/>
          <w:szCs w:val="20"/>
          <w:lang w:val="en-US"/>
        </w:rPr>
        <w:t>kill</w:t>
      </w:r>
      <w:r w:rsidR="00572BC0">
        <w:rPr>
          <w:rFonts w:ascii="Times New Roman" w:eastAsia="Times New Roman" w:hAnsi="Times New Roman" w:cs="Times New Roman"/>
          <w:sz w:val="20"/>
          <w:szCs w:val="20"/>
          <w:lang w:val="en-US"/>
        </w:rPr>
        <w:t xml:space="preserve"> event</w:t>
      </w:r>
      <w:r w:rsidR="00517713">
        <w:rPr>
          <w:rFonts w:ascii="Times New Roman" w:eastAsia="Times New Roman" w:hAnsi="Times New Roman" w:cs="Times New Roman"/>
          <w:sz w:val="20"/>
          <w:szCs w:val="20"/>
          <w:lang w:val="en-US"/>
        </w:rPr>
        <w:t xml:space="preserve">s </w:t>
      </w:r>
      <w:r w:rsidRPr="006060C4">
        <w:rPr>
          <w:rFonts w:ascii="Times New Roman" w:eastAsia="Times New Roman" w:hAnsi="Times New Roman" w:cs="Times New Roman"/>
          <w:sz w:val="20"/>
          <w:szCs w:val="20"/>
          <w:lang w:val="en-US"/>
        </w:rPr>
        <w:t xml:space="preserve">south of the country: there was an increase of 100% of these deaths in the rainy season (Rosa and </w:t>
      </w:r>
      <w:proofErr w:type="spellStart"/>
      <w:r w:rsidRPr="006060C4">
        <w:rPr>
          <w:rFonts w:ascii="Times New Roman" w:eastAsia="Times New Roman" w:hAnsi="Times New Roman" w:cs="Times New Roman"/>
          <w:sz w:val="20"/>
          <w:szCs w:val="20"/>
          <w:lang w:val="en-US"/>
        </w:rPr>
        <w:t>Bager</w:t>
      </w:r>
      <w:proofErr w:type="spellEnd"/>
      <w:r w:rsidRPr="006060C4">
        <w:rPr>
          <w:rFonts w:ascii="Times New Roman" w:eastAsia="Times New Roman" w:hAnsi="Times New Roman" w:cs="Times New Roman"/>
          <w:sz w:val="20"/>
          <w:szCs w:val="20"/>
          <w:lang w:val="en-US"/>
        </w:rPr>
        <w:t>, 2012).</w:t>
      </w:r>
    </w:p>
    <w:p w14:paraId="18EC4E09" w14:textId="05A77850" w:rsidR="00E771BE" w:rsidRPr="006060C4" w:rsidRDefault="00517713" w:rsidP="001C404C">
      <w:pPr>
        <w:spacing w:after="0" w:line="240" w:lineRule="auto"/>
        <w:ind w:firstLine="708"/>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lastRenderedPageBreak/>
        <w:t>M</w:t>
      </w:r>
      <w:r w:rsidR="00527DCE" w:rsidRPr="006060C4">
        <w:rPr>
          <w:rFonts w:ascii="Times New Roman" w:eastAsia="Times New Roman" w:hAnsi="Times New Roman" w:cs="Times New Roman"/>
          <w:sz w:val="20"/>
          <w:szCs w:val="20"/>
          <w:lang w:val="en-US"/>
        </w:rPr>
        <w:t>ammal</w:t>
      </w:r>
      <w:r>
        <w:rPr>
          <w:rFonts w:ascii="Times New Roman" w:eastAsia="Times New Roman" w:hAnsi="Times New Roman" w:cs="Times New Roman"/>
          <w:sz w:val="20"/>
          <w:szCs w:val="20"/>
          <w:lang w:val="en-US"/>
        </w:rPr>
        <w:t xml:space="preserve"> road</w:t>
      </w:r>
      <w:r w:rsidR="004D5AF6">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lang w:val="en-US"/>
        </w:rPr>
        <w:t>kill</w:t>
      </w:r>
      <w:r w:rsidR="00E667B4">
        <w:rPr>
          <w:rFonts w:ascii="Times New Roman" w:eastAsia="Times New Roman" w:hAnsi="Times New Roman" w:cs="Times New Roman"/>
          <w:sz w:val="20"/>
          <w:szCs w:val="20"/>
          <w:lang w:val="en-US"/>
        </w:rPr>
        <w:t xml:space="preserve"> event</w:t>
      </w:r>
      <w:r>
        <w:rPr>
          <w:rFonts w:ascii="Times New Roman" w:eastAsia="Times New Roman" w:hAnsi="Times New Roman" w:cs="Times New Roman"/>
          <w:sz w:val="20"/>
          <w:szCs w:val="20"/>
          <w:lang w:val="en-US"/>
        </w:rPr>
        <w:t>s</w:t>
      </w:r>
      <w:r w:rsidR="00527DCE" w:rsidRPr="006060C4">
        <w:rPr>
          <w:rFonts w:ascii="Times New Roman" w:eastAsia="Times New Roman" w:hAnsi="Times New Roman" w:cs="Times New Roman"/>
          <w:sz w:val="20"/>
          <w:szCs w:val="20"/>
          <w:lang w:val="en-US"/>
        </w:rPr>
        <w:t xml:space="preserve">, on the contrary, experienced a decrease of approximately 50% during the rainy months because the presence of resources reduces the displacement of these species. The species </w:t>
      </w:r>
      <w:r w:rsidR="00527DCE" w:rsidRPr="006060C4">
        <w:rPr>
          <w:rFonts w:ascii="Times New Roman" w:eastAsia="Times New Roman" w:hAnsi="Times New Roman" w:cs="Times New Roman"/>
          <w:i/>
          <w:sz w:val="20"/>
          <w:szCs w:val="20"/>
          <w:lang w:val="en-US"/>
        </w:rPr>
        <w:t xml:space="preserve">L. </w:t>
      </w:r>
      <w:proofErr w:type="spellStart"/>
      <w:r w:rsidR="00527DCE" w:rsidRPr="006060C4">
        <w:rPr>
          <w:rFonts w:ascii="Times New Roman" w:eastAsia="Times New Roman" w:hAnsi="Times New Roman" w:cs="Times New Roman"/>
          <w:i/>
          <w:sz w:val="20"/>
          <w:szCs w:val="20"/>
          <w:lang w:val="en-US"/>
        </w:rPr>
        <w:t>emiliae</w:t>
      </w:r>
      <w:proofErr w:type="spellEnd"/>
      <w:r w:rsidR="00527DCE" w:rsidRPr="006060C4">
        <w:rPr>
          <w:rFonts w:ascii="Times New Roman" w:eastAsia="Times New Roman" w:hAnsi="Times New Roman" w:cs="Times New Roman"/>
          <w:sz w:val="20"/>
          <w:szCs w:val="20"/>
          <w:lang w:val="en-US"/>
        </w:rPr>
        <w:t xml:space="preserve"> and </w:t>
      </w:r>
      <w:r w:rsidR="00527DCE" w:rsidRPr="006060C4">
        <w:rPr>
          <w:rFonts w:ascii="Times New Roman" w:eastAsia="Times New Roman" w:hAnsi="Times New Roman" w:cs="Times New Roman"/>
          <w:i/>
          <w:sz w:val="20"/>
          <w:szCs w:val="20"/>
          <w:lang w:val="en-US"/>
        </w:rPr>
        <w:t xml:space="preserve">C. </w:t>
      </w:r>
      <w:proofErr w:type="spellStart"/>
      <w:r w:rsidR="00527DCE" w:rsidRPr="006060C4">
        <w:rPr>
          <w:rFonts w:ascii="Times New Roman" w:eastAsia="Times New Roman" w:hAnsi="Times New Roman" w:cs="Times New Roman"/>
          <w:i/>
          <w:sz w:val="20"/>
          <w:szCs w:val="20"/>
          <w:lang w:val="en-US"/>
        </w:rPr>
        <w:t>thous</w:t>
      </w:r>
      <w:proofErr w:type="spellEnd"/>
      <w:r w:rsidR="00527DCE" w:rsidRPr="006060C4">
        <w:rPr>
          <w:rFonts w:ascii="Times New Roman" w:eastAsia="Times New Roman" w:hAnsi="Times New Roman" w:cs="Times New Roman"/>
          <w:sz w:val="20"/>
          <w:szCs w:val="20"/>
          <w:lang w:val="en-US"/>
        </w:rPr>
        <w:t xml:space="preserve"> move for great distances in the dry period in search of resources, and this makes them more vulnerable (Forman et al., 2002; </w:t>
      </w:r>
      <w:proofErr w:type="spellStart"/>
      <w:r w:rsidR="00527DCE" w:rsidRPr="006060C4">
        <w:rPr>
          <w:rFonts w:ascii="Times New Roman" w:eastAsia="Times New Roman" w:hAnsi="Times New Roman" w:cs="Times New Roman"/>
          <w:sz w:val="20"/>
          <w:szCs w:val="20"/>
          <w:lang w:val="en-US"/>
        </w:rPr>
        <w:t>Spellerberg</w:t>
      </w:r>
      <w:proofErr w:type="spellEnd"/>
      <w:r w:rsidR="00527DCE" w:rsidRPr="006060C4">
        <w:rPr>
          <w:rFonts w:ascii="Times New Roman" w:eastAsia="Times New Roman" w:hAnsi="Times New Roman" w:cs="Times New Roman"/>
          <w:sz w:val="20"/>
          <w:szCs w:val="20"/>
          <w:lang w:val="en-US"/>
        </w:rPr>
        <w:t xml:space="preserve">, 2002). Similarly, the mortality of small and medium-sized mammals in southeastern United States almost doubles in the dry season (Smith-Patten and Patten, 2008). </w:t>
      </w:r>
    </w:p>
    <w:p w14:paraId="0E5D495D" w14:textId="3CADCF6E" w:rsidR="00CF4A59" w:rsidRPr="00CF4A59" w:rsidRDefault="0077371F" w:rsidP="001C404C">
      <w:pPr>
        <w:spacing w:after="0"/>
        <w:ind w:firstLine="709"/>
        <w:jc w:val="both"/>
        <w:rPr>
          <w:rFonts w:ascii="Times New Roman" w:eastAsia="Times New Roman" w:hAnsi="Times New Roman" w:cs="Times New Roman"/>
          <w:sz w:val="20"/>
          <w:szCs w:val="20"/>
          <w:lang w:val="en-US"/>
        </w:rPr>
      </w:pPr>
      <w:r w:rsidRPr="00FF67AE">
        <w:rPr>
          <w:rFonts w:ascii="Times New Roman" w:eastAsia="Times New Roman" w:hAnsi="Times New Roman" w:cs="Times New Roman"/>
          <w:sz w:val="20"/>
          <w:szCs w:val="20"/>
          <w:lang w:val="en-US"/>
        </w:rPr>
        <w:t xml:space="preserve">The observed aggregated spatial </w:t>
      </w:r>
      <w:r w:rsidR="00517713">
        <w:rPr>
          <w:rFonts w:ascii="Times New Roman" w:eastAsia="Times New Roman" w:hAnsi="Times New Roman" w:cs="Times New Roman"/>
          <w:sz w:val="20"/>
          <w:szCs w:val="20"/>
          <w:lang w:val="en-US"/>
        </w:rPr>
        <w:t>road</w:t>
      </w:r>
      <w:r w:rsidR="00DE664E">
        <w:rPr>
          <w:rFonts w:ascii="Times New Roman" w:eastAsia="Times New Roman" w:hAnsi="Times New Roman" w:cs="Times New Roman"/>
          <w:sz w:val="20"/>
          <w:szCs w:val="20"/>
          <w:lang w:val="en-US"/>
        </w:rPr>
        <w:t>-</w:t>
      </w:r>
      <w:r w:rsidR="00517713">
        <w:rPr>
          <w:rFonts w:ascii="Times New Roman" w:eastAsia="Times New Roman" w:hAnsi="Times New Roman" w:cs="Times New Roman"/>
          <w:sz w:val="20"/>
          <w:szCs w:val="20"/>
          <w:lang w:val="en-US"/>
        </w:rPr>
        <w:t xml:space="preserve">kill </w:t>
      </w:r>
      <w:r w:rsidRPr="00FF67AE">
        <w:rPr>
          <w:rFonts w:ascii="Times New Roman" w:eastAsia="Times New Roman" w:hAnsi="Times New Roman" w:cs="Times New Roman"/>
          <w:sz w:val="20"/>
          <w:szCs w:val="20"/>
          <w:lang w:val="en-US"/>
        </w:rPr>
        <w:t xml:space="preserve">patterns and </w:t>
      </w:r>
      <w:r w:rsidR="00E667B4">
        <w:rPr>
          <w:rFonts w:ascii="Times New Roman" w:eastAsia="Times New Roman" w:hAnsi="Times New Roman" w:cs="Times New Roman"/>
          <w:sz w:val="20"/>
          <w:szCs w:val="20"/>
          <w:lang w:val="en-US"/>
        </w:rPr>
        <w:t>according to</w:t>
      </w:r>
      <w:r w:rsidRPr="00FF67AE">
        <w:rPr>
          <w:rFonts w:ascii="Times New Roman" w:eastAsia="Times New Roman" w:hAnsi="Times New Roman" w:cs="Times New Roman"/>
          <w:sz w:val="20"/>
          <w:szCs w:val="20"/>
          <w:lang w:val="en-US"/>
        </w:rPr>
        <w:t xml:space="preserve"> different taxonomic groups (total, amphibian, </w:t>
      </w:r>
      <w:proofErr w:type="gramStart"/>
      <w:r w:rsidRPr="00FF67AE">
        <w:rPr>
          <w:rFonts w:ascii="Times New Roman" w:eastAsia="Times New Roman" w:hAnsi="Times New Roman" w:cs="Times New Roman"/>
          <w:sz w:val="20"/>
          <w:szCs w:val="20"/>
          <w:lang w:val="en-US"/>
        </w:rPr>
        <w:t>reptile</w:t>
      </w:r>
      <w:proofErr w:type="gramEnd"/>
      <w:r w:rsidR="00F95255">
        <w:rPr>
          <w:rFonts w:ascii="Times New Roman" w:eastAsia="Times New Roman" w:hAnsi="Times New Roman" w:cs="Times New Roman"/>
          <w:sz w:val="20"/>
          <w:szCs w:val="20"/>
          <w:lang w:val="en-US"/>
        </w:rPr>
        <w:t xml:space="preserve"> and</w:t>
      </w:r>
      <w:r w:rsidRPr="00FF67AE">
        <w:rPr>
          <w:rFonts w:ascii="Times New Roman" w:eastAsia="Times New Roman" w:hAnsi="Times New Roman" w:cs="Times New Roman"/>
          <w:sz w:val="20"/>
          <w:szCs w:val="20"/>
          <w:lang w:val="en-US"/>
        </w:rPr>
        <w:t xml:space="preserve"> bird</w:t>
      </w:r>
      <w:r w:rsidR="00F95255">
        <w:rPr>
          <w:rFonts w:ascii="Times New Roman" w:eastAsia="Times New Roman" w:hAnsi="Times New Roman" w:cs="Times New Roman"/>
          <w:sz w:val="20"/>
          <w:szCs w:val="20"/>
          <w:lang w:val="en-US"/>
        </w:rPr>
        <w:t xml:space="preserve"> road</w:t>
      </w:r>
      <w:r w:rsidR="00DE664E">
        <w:rPr>
          <w:rFonts w:ascii="Times New Roman" w:eastAsia="Times New Roman" w:hAnsi="Times New Roman" w:cs="Times New Roman"/>
          <w:sz w:val="20"/>
          <w:szCs w:val="20"/>
          <w:lang w:val="en-US"/>
        </w:rPr>
        <w:t>-</w:t>
      </w:r>
      <w:r w:rsidR="00F95255">
        <w:rPr>
          <w:rFonts w:ascii="Times New Roman" w:eastAsia="Times New Roman" w:hAnsi="Times New Roman" w:cs="Times New Roman"/>
          <w:sz w:val="20"/>
          <w:szCs w:val="20"/>
          <w:lang w:val="en-US"/>
        </w:rPr>
        <w:t>kill rate</w:t>
      </w:r>
      <w:r w:rsidRPr="00FF67AE">
        <w:rPr>
          <w:rFonts w:ascii="Times New Roman" w:eastAsia="Times New Roman" w:hAnsi="Times New Roman" w:cs="Times New Roman"/>
          <w:sz w:val="20"/>
          <w:szCs w:val="20"/>
          <w:lang w:val="en-US"/>
        </w:rPr>
        <w:t>)</w:t>
      </w:r>
      <w:r w:rsidR="005F7772" w:rsidRPr="00FF67AE">
        <w:rPr>
          <w:rFonts w:ascii="Times New Roman" w:eastAsia="Times New Roman" w:hAnsi="Times New Roman" w:cs="Times New Roman"/>
          <w:sz w:val="20"/>
          <w:szCs w:val="20"/>
          <w:lang w:val="en-US"/>
        </w:rPr>
        <w:t xml:space="preserve">, except </w:t>
      </w:r>
      <w:r w:rsidR="00F95255">
        <w:rPr>
          <w:rFonts w:ascii="Times New Roman" w:eastAsia="Times New Roman" w:hAnsi="Times New Roman" w:cs="Times New Roman"/>
          <w:sz w:val="20"/>
          <w:szCs w:val="20"/>
          <w:lang w:val="en-US"/>
        </w:rPr>
        <w:t xml:space="preserve">for the </w:t>
      </w:r>
      <w:r w:rsidR="005F7772" w:rsidRPr="00FF67AE">
        <w:rPr>
          <w:rFonts w:ascii="Times New Roman" w:eastAsia="Times New Roman" w:hAnsi="Times New Roman" w:cs="Times New Roman"/>
          <w:sz w:val="20"/>
          <w:szCs w:val="20"/>
          <w:lang w:val="en-US"/>
        </w:rPr>
        <w:t>mammal group,</w:t>
      </w:r>
      <w:r w:rsidRPr="00FF67AE">
        <w:rPr>
          <w:rFonts w:ascii="Times New Roman" w:eastAsia="Times New Roman" w:hAnsi="Times New Roman" w:cs="Times New Roman"/>
          <w:sz w:val="20"/>
          <w:szCs w:val="20"/>
          <w:lang w:val="en-US"/>
        </w:rPr>
        <w:t xml:space="preserve"> indicate the existence of environmental factors or others affecting the spatial distribution of these events. Surrounding landscape composition and arrangement are some factors that may be responsible for spatial </w:t>
      </w:r>
      <w:r w:rsidR="00F95255">
        <w:rPr>
          <w:rFonts w:ascii="Times New Roman" w:eastAsia="Times New Roman" w:hAnsi="Times New Roman" w:cs="Times New Roman"/>
          <w:sz w:val="20"/>
          <w:szCs w:val="20"/>
          <w:lang w:val="en-US"/>
        </w:rPr>
        <w:t>road</w:t>
      </w:r>
      <w:r w:rsidR="004E71AC">
        <w:rPr>
          <w:rFonts w:ascii="Times New Roman" w:eastAsia="Times New Roman" w:hAnsi="Times New Roman" w:cs="Times New Roman"/>
          <w:sz w:val="20"/>
          <w:szCs w:val="20"/>
          <w:lang w:val="en-US"/>
        </w:rPr>
        <w:t>-</w:t>
      </w:r>
      <w:r w:rsidR="00F95255">
        <w:rPr>
          <w:rFonts w:ascii="Times New Roman" w:eastAsia="Times New Roman" w:hAnsi="Times New Roman" w:cs="Times New Roman"/>
          <w:sz w:val="20"/>
          <w:szCs w:val="20"/>
          <w:lang w:val="en-US"/>
        </w:rPr>
        <w:t xml:space="preserve">kill </w:t>
      </w:r>
      <w:r w:rsidRPr="00FF67AE">
        <w:rPr>
          <w:rFonts w:ascii="Times New Roman" w:eastAsia="Times New Roman" w:hAnsi="Times New Roman" w:cs="Times New Roman"/>
          <w:sz w:val="20"/>
          <w:szCs w:val="20"/>
          <w:lang w:val="en-US"/>
        </w:rPr>
        <w:t>aggregations (Clevenger et al., 2003; Taylor and Goldingay, 2004; Seiler, 200</w:t>
      </w:r>
      <w:r w:rsidR="00C103A8" w:rsidRPr="00FF67AE">
        <w:rPr>
          <w:rFonts w:ascii="Times New Roman" w:eastAsia="Times New Roman" w:hAnsi="Times New Roman" w:cs="Times New Roman"/>
          <w:sz w:val="20"/>
          <w:szCs w:val="20"/>
          <w:lang w:val="en-US"/>
        </w:rPr>
        <w:t>1</w:t>
      </w:r>
      <w:r w:rsidR="00516FD7" w:rsidRPr="00FF67AE">
        <w:rPr>
          <w:rFonts w:ascii="Times New Roman" w:eastAsia="Times New Roman" w:hAnsi="Times New Roman" w:cs="Times New Roman"/>
          <w:sz w:val="20"/>
          <w:szCs w:val="20"/>
          <w:lang w:val="en-US"/>
        </w:rPr>
        <w:t>; Coelho et al., 2008</w:t>
      </w:r>
      <w:r w:rsidRPr="00FF67AE">
        <w:rPr>
          <w:rFonts w:ascii="Times New Roman" w:eastAsia="Times New Roman" w:hAnsi="Times New Roman" w:cs="Times New Roman"/>
          <w:sz w:val="20"/>
          <w:szCs w:val="20"/>
          <w:lang w:val="en-US"/>
        </w:rPr>
        <w:t>).</w:t>
      </w:r>
      <w:r w:rsidR="00B978C2" w:rsidRPr="00FF67AE">
        <w:rPr>
          <w:rFonts w:ascii="Times New Roman" w:eastAsia="Times New Roman" w:hAnsi="Times New Roman" w:cs="Times New Roman"/>
          <w:sz w:val="20"/>
          <w:szCs w:val="20"/>
          <w:lang w:val="en-US"/>
        </w:rPr>
        <w:t xml:space="preserve"> </w:t>
      </w:r>
      <w:r w:rsidR="00076BD9" w:rsidRPr="00FF67AE">
        <w:rPr>
          <w:rFonts w:ascii="Times New Roman" w:eastAsia="Times New Roman" w:hAnsi="Times New Roman" w:cs="Times New Roman"/>
          <w:sz w:val="20"/>
          <w:szCs w:val="20"/>
          <w:lang w:val="en-US"/>
        </w:rPr>
        <w:t>W</w:t>
      </w:r>
      <w:r w:rsidR="00CF4A59" w:rsidRPr="00FF67AE">
        <w:rPr>
          <w:rFonts w:ascii="Times New Roman" w:eastAsia="Times New Roman" w:hAnsi="Times New Roman" w:cs="Times New Roman"/>
          <w:sz w:val="20"/>
          <w:szCs w:val="20"/>
          <w:lang w:val="en-US"/>
        </w:rPr>
        <w:t xml:space="preserve">e considered that traffic volume did not vary along the road. The dispersion of mammal </w:t>
      </w:r>
      <w:proofErr w:type="gramStart"/>
      <w:r w:rsidR="0000449D">
        <w:rPr>
          <w:rFonts w:ascii="Times New Roman" w:eastAsia="Times New Roman" w:hAnsi="Times New Roman" w:cs="Times New Roman"/>
          <w:sz w:val="20"/>
          <w:szCs w:val="20"/>
          <w:lang w:val="en-US"/>
        </w:rPr>
        <w:t>road</w:t>
      </w:r>
      <w:r w:rsidR="004E71AC">
        <w:rPr>
          <w:rFonts w:ascii="Times New Roman" w:eastAsia="Times New Roman" w:hAnsi="Times New Roman" w:cs="Times New Roman"/>
          <w:sz w:val="20"/>
          <w:szCs w:val="20"/>
          <w:lang w:val="en-US"/>
        </w:rPr>
        <w:t>-</w:t>
      </w:r>
      <w:r w:rsidR="0000449D">
        <w:rPr>
          <w:rFonts w:ascii="Times New Roman" w:eastAsia="Times New Roman" w:hAnsi="Times New Roman" w:cs="Times New Roman"/>
          <w:sz w:val="20"/>
          <w:szCs w:val="20"/>
          <w:lang w:val="en-US"/>
        </w:rPr>
        <w:t>kill</w:t>
      </w:r>
      <w:proofErr w:type="gramEnd"/>
      <w:r w:rsidR="00CF4A59" w:rsidRPr="00FF67AE">
        <w:rPr>
          <w:rFonts w:ascii="Times New Roman" w:eastAsia="Times New Roman" w:hAnsi="Times New Roman" w:cs="Times New Roman"/>
          <w:sz w:val="20"/>
          <w:szCs w:val="20"/>
          <w:lang w:val="en-US"/>
        </w:rPr>
        <w:t xml:space="preserve"> (most of </w:t>
      </w:r>
      <w:r w:rsidR="00CF4A59" w:rsidRPr="0022454D">
        <w:rPr>
          <w:rFonts w:ascii="Times New Roman" w:eastAsia="Times New Roman" w:hAnsi="Times New Roman" w:cs="Times New Roman"/>
          <w:i/>
          <w:iCs/>
          <w:sz w:val="20"/>
          <w:szCs w:val="20"/>
          <w:lang w:val="en-US"/>
        </w:rPr>
        <w:t>C.</w:t>
      </w:r>
      <w:r w:rsidR="00CF4A59" w:rsidRPr="00FF67AE">
        <w:rPr>
          <w:rFonts w:ascii="Times New Roman" w:eastAsia="Times New Roman" w:hAnsi="Times New Roman" w:cs="Times New Roman"/>
          <w:sz w:val="20"/>
          <w:szCs w:val="20"/>
          <w:lang w:val="en-US"/>
        </w:rPr>
        <w:t xml:space="preserve"> </w:t>
      </w:r>
      <w:proofErr w:type="spellStart"/>
      <w:r w:rsidR="00CF4A59" w:rsidRPr="0022454D">
        <w:rPr>
          <w:rFonts w:ascii="Times New Roman" w:eastAsia="Times New Roman" w:hAnsi="Times New Roman" w:cs="Times New Roman"/>
          <w:i/>
          <w:iCs/>
          <w:sz w:val="20"/>
          <w:szCs w:val="20"/>
          <w:lang w:val="en-US"/>
        </w:rPr>
        <w:t>thous</w:t>
      </w:r>
      <w:proofErr w:type="spellEnd"/>
      <w:r w:rsidR="00CF4A59" w:rsidRPr="00FF67AE">
        <w:rPr>
          <w:rFonts w:ascii="Times New Roman" w:eastAsia="Times New Roman" w:hAnsi="Times New Roman" w:cs="Times New Roman"/>
          <w:sz w:val="20"/>
          <w:szCs w:val="20"/>
          <w:lang w:val="en-US"/>
        </w:rPr>
        <w:t xml:space="preserve">), unlike the other groups, reflects the generalist behavior of the </w:t>
      </w:r>
      <w:r w:rsidR="00CF4A59" w:rsidRPr="004E71AC">
        <w:rPr>
          <w:rFonts w:ascii="Times New Roman" w:eastAsia="Times New Roman" w:hAnsi="Times New Roman" w:cs="Times New Roman"/>
          <w:sz w:val="20"/>
          <w:szCs w:val="20"/>
          <w:lang w:val="en-US"/>
        </w:rPr>
        <w:t>registered</w:t>
      </w:r>
      <w:r w:rsidR="00CF4A59" w:rsidRPr="00FF67AE">
        <w:rPr>
          <w:rFonts w:ascii="Times New Roman" w:eastAsia="Times New Roman" w:hAnsi="Times New Roman" w:cs="Times New Roman"/>
          <w:sz w:val="20"/>
          <w:szCs w:val="20"/>
          <w:lang w:val="en-US"/>
        </w:rPr>
        <w:t xml:space="preserve"> species and the great capacity for locomotion</w:t>
      </w:r>
      <w:r w:rsidR="00C064AF">
        <w:rPr>
          <w:rFonts w:ascii="Times New Roman" w:eastAsia="Times New Roman" w:hAnsi="Times New Roman" w:cs="Times New Roman"/>
          <w:sz w:val="20"/>
          <w:szCs w:val="20"/>
          <w:lang w:val="en-US"/>
        </w:rPr>
        <w:t>. T</w:t>
      </w:r>
      <w:r w:rsidR="00CF4A59" w:rsidRPr="00FF67AE">
        <w:rPr>
          <w:rFonts w:ascii="Times New Roman" w:eastAsia="Times New Roman" w:hAnsi="Times New Roman" w:cs="Times New Roman"/>
          <w:sz w:val="20"/>
          <w:szCs w:val="20"/>
          <w:lang w:val="en-US"/>
        </w:rPr>
        <w:t>herefore, it does not seem to have a hotspot.</w:t>
      </w:r>
    </w:p>
    <w:p w14:paraId="2258231F" w14:textId="22B5402E" w:rsidR="002813F0" w:rsidRDefault="00994B8E" w:rsidP="001C404C">
      <w:pPr>
        <w:spacing w:after="0" w:line="240" w:lineRule="auto"/>
        <w:ind w:firstLine="708"/>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 xml:space="preserve">The hotspot found </w:t>
      </w:r>
      <w:r w:rsidRPr="002813F0">
        <w:rPr>
          <w:rFonts w:ascii="Times New Roman" w:eastAsia="Times New Roman" w:hAnsi="Times New Roman" w:cs="Times New Roman"/>
          <w:sz w:val="20"/>
          <w:szCs w:val="20"/>
          <w:lang w:val="en-US"/>
        </w:rPr>
        <w:t>did not vary in relation to rainfall seasonality.</w:t>
      </w:r>
      <w:r>
        <w:rPr>
          <w:rFonts w:ascii="Times New Roman" w:eastAsia="Times New Roman" w:hAnsi="Times New Roman" w:cs="Times New Roman"/>
          <w:sz w:val="20"/>
          <w:szCs w:val="20"/>
          <w:lang w:val="en-US"/>
        </w:rPr>
        <w:t xml:space="preserve"> </w:t>
      </w:r>
      <w:r w:rsidRPr="00994B8E">
        <w:rPr>
          <w:rFonts w:ascii="Times New Roman" w:eastAsia="Times New Roman" w:hAnsi="Times New Roman" w:cs="Times New Roman"/>
          <w:sz w:val="20"/>
          <w:szCs w:val="20"/>
          <w:lang w:val="en-US"/>
        </w:rPr>
        <w:t xml:space="preserve">Perhaps monitoring for a longer </w:t>
      </w:r>
      <w:r w:rsidR="00B27A49" w:rsidRPr="00994B8E">
        <w:rPr>
          <w:rFonts w:ascii="Times New Roman" w:eastAsia="Times New Roman" w:hAnsi="Times New Roman" w:cs="Times New Roman"/>
          <w:sz w:val="20"/>
          <w:szCs w:val="20"/>
          <w:lang w:val="en-US"/>
        </w:rPr>
        <w:t>period</w:t>
      </w:r>
      <w:r w:rsidRPr="00994B8E">
        <w:rPr>
          <w:rFonts w:ascii="Times New Roman" w:eastAsia="Times New Roman" w:hAnsi="Times New Roman" w:cs="Times New Roman"/>
          <w:sz w:val="20"/>
          <w:szCs w:val="20"/>
          <w:lang w:val="en-US"/>
        </w:rPr>
        <w:t xml:space="preserve"> may reflect different results, because the semiarid region has peculiar characteristics. </w:t>
      </w:r>
      <w:r w:rsidR="00DB42A0">
        <w:rPr>
          <w:rFonts w:ascii="Times New Roman" w:eastAsia="Times New Roman" w:hAnsi="Times New Roman" w:cs="Times New Roman"/>
          <w:sz w:val="20"/>
          <w:szCs w:val="20"/>
          <w:lang w:val="en-US"/>
        </w:rPr>
        <w:t>T</w:t>
      </w:r>
      <w:r w:rsidRPr="00994B8E">
        <w:rPr>
          <w:rFonts w:ascii="Times New Roman" w:eastAsia="Times New Roman" w:hAnsi="Times New Roman" w:cs="Times New Roman"/>
          <w:sz w:val="20"/>
          <w:szCs w:val="20"/>
          <w:lang w:val="en-US"/>
        </w:rPr>
        <w:t>hese characteristics can influence the final analysis</w:t>
      </w:r>
      <w:r w:rsidR="000B46E4">
        <w:rPr>
          <w:rFonts w:ascii="Times New Roman" w:eastAsia="Times New Roman" w:hAnsi="Times New Roman" w:cs="Times New Roman"/>
          <w:sz w:val="20"/>
          <w:szCs w:val="20"/>
          <w:lang w:val="en-US"/>
        </w:rPr>
        <w:t xml:space="preserve"> (Pereira et al</w:t>
      </w:r>
      <w:r w:rsidRPr="00994B8E">
        <w:rPr>
          <w:rFonts w:ascii="Times New Roman" w:eastAsia="Times New Roman" w:hAnsi="Times New Roman" w:cs="Times New Roman"/>
          <w:sz w:val="20"/>
          <w:szCs w:val="20"/>
          <w:lang w:val="en-US"/>
        </w:rPr>
        <w:t>.</w:t>
      </w:r>
      <w:r w:rsidR="000B46E4">
        <w:rPr>
          <w:rFonts w:ascii="Times New Roman" w:eastAsia="Times New Roman" w:hAnsi="Times New Roman" w:cs="Times New Roman"/>
          <w:sz w:val="20"/>
          <w:szCs w:val="20"/>
          <w:lang w:val="en-US"/>
        </w:rPr>
        <w:t>, 2017).</w:t>
      </w:r>
      <w:r w:rsidRPr="00994B8E">
        <w:rPr>
          <w:rFonts w:ascii="Times New Roman" w:eastAsia="Times New Roman" w:hAnsi="Times New Roman" w:cs="Times New Roman"/>
          <w:sz w:val="20"/>
          <w:szCs w:val="20"/>
          <w:lang w:val="en-US"/>
        </w:rPr>
        <w:t xml:space="preserve"> </w:t>
      </w:r>
      <w:r w:rsidR="00A21D4A">
        <w:rPr>
          <w:rFonts w:ascii="Times New Roman" w:eastAsia="Times New Roman" w:hAnsi="Times New Roman" w:cs="Times New Roman"/>
          <w:sz w:val="20"/>
          <w:szCs w:val="20"/>
          <w:lang w:val="en-US"/>
        </w:rPr>
        <w:t>I</w:t>
      </w:r>
      <w:r w:rsidRPr="00994B8E">
        <w:rPr>
          <w:rFonts w:ascii="Times New Roman" w:eastAsia="Times New Roman" w:hAnsi="Times New Roman" w:cs="Times New Roman"/>
          <w:sz w:val="20"/>
          <w:szCs w:val="20"/>
          <w:lang w:val="en-US"/>
        </w:rPr>
        <w:t>n addition to the rainy season, followed by a dry season in the same year, it is common for interannual dry periods to occur, where the rainy season does not occur or is below average</w:t>
      </w:r>
      <w:r w:rsidR="00031E1C">
        <w:rPr>
          <w:rFonts w:ascii="Times New Roman" w:eastAsia="Times New Roman" w:hAnsi="Times New Roman" w:cs="Times New Roman"/>
          <w:sz w:val="20"/>
          <w:szCs w:val="20"/>
          <w:lang w:val="en-US"/>
        </w:rPr>
        <w:t xml:space="preserve"> (Zhang et al</w:t>
      </w:r>
      <w:r w:rsidR="00DB42A0">
        <w:rPr>
          <w:rFonts w:ascii="Times New Roman" w:eastAsia="Times New Roman" w:hAnsi="Times New Roman" w:cs="Times New Roman"/>
          <w:sz w:val="20"/>
          <w:szCs w:val="20"/>
          <w:lang w:val="en-US"/>
        </w:rPr>
        <w:t>.</w:t>
      </w:r>
      <w:r w:rsidR="00031E1C">
        <w:rPr>
          <w:rFonts w:ascii="Times New Roman" w:eastAsia="Times New Roman" w:hAnsi="Times New Roman" w:cs="Times New Roman"/>
          <w:sz w:val="20"/>
          <w:szCs w:val="20"/>
          <w:lang w:val="en-US"/>
        </w:rPr>
        <w:t>, 2016).</w:t>
      </w:r>
      <w:r w:rsidR="00DB42A0" w:rsidRPr="00DB42A0">
        <w:rPr>
          <w:rFonts w:ascii="Times New Roman" w:eastAsia="Times New Roman" w:hAnsi="Times New Roman" w:cs="Times New Roman"/>
          <w:sz w:val="20"/>
          <w:szCs w:val="20"/>
          <w:lang w:val="en-US"/>
        </w:rPr>
        <w:t xml:space="preserve"> </w:t>
      </w:r>
      <w:r w:rsidR="00DB42A0" w:rsidRPr="00994B8E">
        <w:rPr>
          <w:rFonts w:ascii="Times New Roman" w:eastAsia="Times New Roman" w:hAnsi="Times New Roman" w:cs="Times New Roman"/>
          <w:sz w:val="20"/>
          <w:szCs w:val="20"/>
          <w:lang w:val="en-US"/>
        </w:rPr>
        <w:t>Such characteristics interfere with the behavior of local species, such as decreased resources, increased fires, reduced habitats, which alters the frequency and use of the road</w:t>
      </w:r>
      <w:r w:rsidR="005728A4">
        <w:rPr>
          <w:rFonts w:ascii="Times New Roman" w:eastAsia="Times New Roman" w:hAnsi="Times New Roman" w:cs="Times New Roman"/>
          <w:sz w:val="20"/>
          <w:szCs w:val="20"/>
          <w:lang w:val="en-US"/>
        </w:rPr>
        <w:t xml:space="preserve"> (Taylor and Goldingay, 2010)</w:t>
      </w:r>
      <w:r w:rsidR="00DB42A0" w:rsidRPr="00994B8E">
        <w:rPr>
          <w:rFonts w:ascii="Times New Roman" w:eastAsia="Times New Roman" w:hAnsi="Times New Roman" w:cs="Times New Roman"/>
          <w:sz w:val="20"/>
          <w:szCs w:val="20"/>
          <w:lang w:val="en-US"/>
        </w:rPr>
        <w:t>.</w:t>
      </w:r>
    </w:p>
    <w:p w14:paraId="18601A2F" w14:textId="5FD6A5B9" w:rsidR="00E771BE" w:rsidRPr="006060C4" w:rsidRDefault="00527DCE" w:rsidP="001C404C">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The cumulative effect of </w:t>
      </w:r>
      <w:r w:rsidR="00DB42A0">
        <w:rPr>
          <w:rFonts w:ascii="Times New Roman" w:eastAsia="Times New Roman" w:hAnsi="Times New Roman" w:cs="Times New Roman"/>
          <w:sz w:val="20"/>
          <w:szCs w:val="20"/>
          <w:lang w:val="en-US"/>
        </w:rPr>
        <w:t>h</w:t>
      </w:r>
      <w:r w:rsidRPr="006060C4">
        <w:rPr>
          <w:rFonts w:ascii="Times New Roman" w:eastAsia="Times New Roman" w:hAnsi="Times New Roman" w:cs="Times New Roman"/>
          <w:sz w:val="20"/>
          <w:szCs w:val="20"/>
          <w:lang w:val="en-US"/>
        </w:rPr>
        <w:t>uman activities can influence dispersion and daily movements and, therefore, impact the abundance of wildlife (</w:t>
      </w:r>
      <w:proofErr w:type="spellStart"/>
      <w:r w:rsidRPr="006060C4">
        <w:rPr>
          <w:rFonts w:ascii="Times New Roman" w:eastAsia="Times New Roman" w:hAnsi="Times New Roman" w:cs="Times New Roman"/>
          <w:sz w:val="20"/>
          <w:szCs w:val="20"/>
          <w:lang w:val="en-US"/>
        </w:rPr>
        <w:t>Grilo</w:t>
      </w:r>
      <w:proofErr w:type="spellEnd"/>
      <w:r w:rsidRPr="006060C4">
        <w:rPr>
          <w:rFonts w:ascii="Times New Roman" w:eastAsia="Times New Roman" w:hAnsi="Times New Roman" w:cs="Times New Roman"/>
          <w:sz w:val="20"/>
          <w:szCs w:val="20"/>
          <w:lang w:val="en-US"/>
        </w:rPr>
        <w:t xml:space="preserve"> et al., 2009). For mitigation actions on implanted roads, Teixeira et al. (2017) suggest </w:t>
      </w:r>
      <w:r w:rsidR="009246FF" w:rsidRPr="006060C4">
        <w:rPr>
          <w:rFonts w:ascii="Times New Roman" w:eastAsia="Times New Roman" w:hAnsi="Times New Roman" w:cs="Times New Roman"/>
          <w:sz w:val="20"/>
          <w:szCs w:val="20"/>
          <w:lang w:val="en-US"/>
        </w:rPr>
        <w:t>estimating</w:t>
      </w:r>
      <w:r w:rsidRPr="006060C4">
        <w:rPr>
          <w:rFonts w:ascii="Times New Roman" w:eastAsia="Times New Roman" w:hAnsi="Times New Roman" w:cs="Times New Roman"/>
          <w:sz w:val="20"/>
          <w:szCs w:val="20"/>
          <w:lang w:val="en-US"/>
        </w:rPr>
        <w:t xml:space="preserve"> mortality on the roads in relation to the abundance of the surrounding population, rather than identifying </w:t>
      </w:r>
      <w:r w:rsidR="00994B8E">
        <w:rPr>
          <w:rFonts w:ascii="Times New Roman" w:eastAsia="Times New Roman" w:hAnsi="Times New Roman" w:cs="Times New Roman"/>
          <w:sz w:val="20"/>
          <w:szCs w:val="20"/>
          <w:lang w:val="en-US"/>
        </w:rPr>
        <w:t>hotspots</w:t>
      </w:r>
      <w:r w:rsidRPr="006060C4">
        <w:rPr>
          <w:rFonts w:ascii="Times New Roman" w:eastAsia="Times New Roman" w:hAnsi="Times New Roman" w:cs="Times New Roman"/>
          <w:sz w:val="20"/>
          <w:szCs w:val="20"/>
          <w:lang w:val="en-US"/>
        </w:rPr>
        <w:t xml:space="preserve">. Since there is a lack of studies on population dynamics in </w:t>
      </w:r>
      <w:r w:rsidR="001C7682">
        <w:rPr>
          <w:rFonts w:ascii="Times New Roman" w:eastAsia="Times New Roman" w:hAnsi="Times New Roman" w:cs="Times New Roman"/>
          <w:sz w:val="20"/>
          <w:szCs w:val="20"/>
          <w:lang w:val="en-US"/>
        </w:rPr>
        <w:t>semiarid</w:t>
      </w:r>
      <w:r w:rsidRPr="006060C4">
        <w:rPr>
          <w:rFonts w:ascii="Times New Roman" w:eastAsia="Times New Roman" w:hAnsi="Times New Roman" w:cs="Times New Roman"/>
          <w:sz w:val="20"/>
          <w:szCs w:val="20"/>
          <w:lang w:val="en-US"/>
        </w:rPr>
        <w:t xml:space="preserve"> regions, the authors are convinced that hotspots can still be good indicator</w:t>
      </w:r>
      <w:r w:rsidR="00C064AF">
        <w:rPr>
          <w:rFonts w:ascii="Times New Roman" w:eastAsia="Times New Roman" w:hAnsi="Times New Roman" w:cs="Times New Roman"/>
          <w:sz w:val="20"/>
          <w:szCs w:val="20"/>
          <w:lang w:val="en-US"/>
        </w:rPr>
        <w:t>s</w:t>
      </w:r>
      <w:r w:rsidRPr="006060C4">
        <w:rPr>
          <w:rFonts w:ascii="Times New Roman" w:eastAsia="Times New Roman" w:hAnsi="Times New Roman" w:cs="Times New Roman"/>
          <w:sz w:val="20"/>
          <w:szCs w:val="20"/>
          <w:lang w:val="en-US"/>
        </w:rPr>
        <w:t xml:space="preserve"> for an immediate </w:t>
      </w:r>
      <w:r w:rsidR="00300B5A">
        <w:rPr>
          <w:rFonts w:ascii="Times New Roman" w:eastAsia="Times New Roman" w:hAnsi="Times New Roman" w:cs="Times New Roman"/>
          <w:sz w:val="20"/>
          <w:szCs w:val="20"/>
          <w:lang w:val="en-US"/>
        </w:rPr>
        <w:t>road-kill</w:t>
      </w:r>
      <w:r w:rsidRPr="006060C4">
        <w:rPr>
          <w:rFonts w:ascii="Times New Roman" w:eastAsia="Times New Roman" w:hAnsi="Times New Roman" w:cs="Times New Roman"/>
          <w:sz w:val="20"/>
          <w:szCs w:val="20"/>
          <w:lang w:val="en-US"/>
        </w:rPr>
        <w:t xml:space="preserve"> mitigation.</w:t>
      </w:r>
    </w:p>
    <w:p w14:paraId="39D93592" w14:textId="4FCCA7E3" w:rsidR="00E771BE" w:rsidRPr="006060C4" w:rsidRDefault="00527DCE" w:rsidP="001C404C">
      <w:pPr>
        <w:spacing w:after="0" w:line="240" w:lineRule="auto"/>
        <w:ind w:firstLine="708"/>
        <w:jc w:val="both"/>
        <w:rPr>
          <w:rFonts w:ascii="Times New Roman" w:eastAsia="Times New Roman" w:hAnsi="Times New Roman" w:cs="Times New Roman"/>
          <w:sz w:val="20"/>
          <w:szCs w:val="20"/>
          <w:lang w:val="en-US"/>
        </w:rPr>
      </w:pPr>
      <w:r w:rsidRPr="006060C4">
        <w:rPr>
          <w:rFonts w:ascii="Times New Roman" w:eastAsia="Times New Roman" w:hAnsi="Times New Roman" w:cs="Times New Roman"/>
          <w:sz w:val="20"/>
          <w:szCs w:val="20"/>
          <w:lang w:val="en-US"/>
        </w:rPr>
        <w:t xml:space="preserve">It was found that </w:t>
      </w:r>
      <w:r w:rsidR="00C568E3" w:rsidRPr="006060C4">
        <w:rPr>
          <w:rFonts w:ascii="Times New Roman" w:eastAsia="Times New Roman" w:hAnsi="Times New Roman" w:cs="Times New Roman"/>
          <w:sz w:val="20"/>
          <w:szCs w:val="20"/>
          <w:lang w:val="en-US"/>
        </w:rPr>
        <w:t>carnivorous specie</w:t>
      </w:r>
      <w:r w:rsidR="00C064AF">
        <w:rPr>
          <w:rFonts w:ascii="Times New Roman" w:eastAsia="Times New Roman" w:hAnsi="Times New Roman" w:cs="Times New Roman"/>
          <w:sz w:val="20"/>
          <w:szCs w:val="20"/>
          <w:lang w:val="en-US"/>
        </w:rPr>
        <w:t>s</w:t>
      </w:r>
      <w:r w:rsidR="00C568E3" w:rsidRPr="006060C4">
        <w:rPr>
          <w:rFonts w:ascii="Times New Roman" w:eastAsia="Times New Roman" w:hAnsi="Times New Roman" w:cs="Times New Roman"/>
          <w:sz w:val="20"/>
          <w:szCs w:val="20"/>
          <w:lang w:val="en-US"/>
        </w:rPr>
        <w:t xml:space="preserve"> </w:t>
      </w:r>
      <w:r w:rsidR="00300B5A">
        <w:rPr>
          <w:rFonts w:ascii="Times New Roman" w:eastAsia="Times New Roman" w:hAnsi="Times New Roman" w:cs="Times New Roman"/>
          <w:sz w:val="20"/>
          <w:szCs w:val="20"/>
          <w:lang w:val="en-US"/>
        </w:rPr>
        <w:t>road-kill</w:t>
      </w:r>
      <w:r w:rsidR="00A21D4A">
        <w:rPr>
          <w:rFonts w:ascii="Times New Roman" w:eastAsia="Times New Roman" w:hAnsi="Times New Roman" w:cs="Times New Roman"/>
          <w:sz w:val="20"/>
          <w:szCs w:val="20"/>
          <w:lang w:val="en-US"/>
        </w:rPr>
        <w:t xml:space="preserve"> </w:t>
      </w:r>
      <w:r w:rsidR="00E667B4">
        <w:rPr>
          <w:rFonts w:ascii="Times New Roman" w:eastAsia="Times New Roman" w:hAnsi="Times New Roman" w:cs="Times New Roman"/>
          <w:sz w:val="20"/>
          <w:szCs w:val="20"/>
          <w:lang w:val="en-US"/>
        </w:rPr>
        <w:t>event</w:t>
      </w:r>
      <w:r w:rsidR="00C064AF">
        <w:rPr>
          <w:rFonts w:ascii="Times New Roman" w:eastAsia="Times New Roman" w:hAnsi="Times New Roman" w:cs="Times New Roman"/>
          <w:sz w:val="20"/>
          <w:szCs w:val="20"/>
          <w:lang w:val="en-US"/>
        </w:rPr>
        <w:t>s</w:t>
      </w:r>
      <w:r w:rsidRPr="006060C4">
        <w:rPr>
          <w:rFonts w:ascii="Times New Roman" w:eastAsia="Times New Roman" w:hAnsi="Times New Roman" w:cs="Times New Roman"/>
          <w:sz w:val="20"/>
          <w:szCs w:val="20"/>
          <w:lang w:val="en-US"/>
        </w:rPr>
        <w:t xml:space="preserve"> in the </w:t>
      </w:r>
      <w:r w:rsidR="001C7682">
        <w:rPr>
          <w:rFonts w:ascii="Times New Roman" w:eastAsia="Times New Roman" w:hAnsi="Times New Roman" w:cs="Times New Roman"/>
          <w:sz w:val="20"/>
          <w:szCs w:val="20"/>
          <w:lang w:val="en-US"/>
        </w:rPr>
        <w:t>semiarid</w:t>
      </w:r>
      <w:r w:rsidRPr="006060C4">
        <w:rPr>
          <w:rFonts w:ascii="Times New Roman" w:eastAsia="Times New Roman" w:hAnsi="Times New Roman" w:cs="Times New Roman"/>
          <w:sz w:val="20"/>
          <w:szCs w:val="20"/>
          <w:lang w:val="en-US"/>
        </w:rPr>
        <w:t xml:space="preserve"> region double when these animals are in search of water during </w:t>
      </w:r>
      <w:r w:rsidR="00705F90">
        <w:rPr>
          <w:rFonts w:ascii="Times New Roman" w:eastAsia="Times New Roman" w:hAnsi="Times New Roman" w:cs="Times New Roman"/>
          <w:sz w:val="20"/>
          <w:szCs w:val="20"/>
          <w:lang w:val="en-US"/>
        </w:rPr>
        <w:t xml:space="preserve">the </w:t>
      </w:r>
      <w:r w:rsidR="00DB42A0">
        <w:rPr>
          <w:rFonts w:ascii="Times New Roman" w:eastAsia="Times New Roman" w:hAnsi="Times New Roman" w:cs="Times New Roman"/>
          <w:sz w:val="20"/>
          <w:szCs w:val="20"/>
          <w:lang w:val="en-US"/>
        </w:rPr>
        <w:t>dry period</w:t>
      </w:r>
      <w:r w:rsidRPr="006060C4">
        <w:rPr>
          <w:rFonts w:ascii="Times New Roman" w:eastAsia="Times New Roman" w:hAnsi="Times New Roman" w:cs="Times New Roman"/>
          <w:sz w:val="20"/>
          <w:szCs w:val="20"/>
          <w:lang w:val="en-US"/>
        </w:rPr>
        <w:t>. Species that reproduce in the rainy season</w:t>
      </w:r>
      <w:r w:rsidR="00C064AF">
        <w:rPr>
          <w:rFonts w:ascii="Times New Roman" w:eastAsia="Times New Roman" w:hAnsi="Times New Roman" w:cs="Times New Roman"/>
          <w:sz w:val="20"/>
          <w:szCs w:val="20"/>
          <w:lang w:val="en-US"/>
        </w:rPr>
        <w:t xml:space="preserve"> and</w:t>
      </w:r>
      <w:r w:rsidRPr="006060C4">
        <w:rPr>
          <w:rFonts w:ascii="Times New Roman" w:eastAsia="Times New Roman" w:hAnsi="Times New Roman" w:cs="Times New Roman"/>
          <w:sz w:val="20"/>
          <w:szCs w:val="20"/>
          <w:lang w:val="en-US"/>
        </w:rPr>
        <w:t xml:space="preserve"> possess low displacement capacity or physiological sensitivity to seasonal variation are more vulnerable </w:t>
      </w:r>
      <w:r w:rsidRPr="00B27A49">
        <w:rPr>
          <w:rFonts w:ascii="Times New Roman" w:eastAsia="Times New Roman" w:hAnsi="Times New Roman" w:cs="Times New Roman"/>
          <w:sz w:val="20"/>
          <w:szCs w:val="20"/>
          <w:lang w:val="en-US"/>
        </w:rPr>
        <w:t xml:space="preserve">to being </w:t>
      </w:r>
      <w:r w:rsidR="00300B5A">
        <w:rPr>
          <w:rFonts w:ascii="Times New Roman" w:eastAsia="Times New Roman" w:hAnsi="Times New Roman" w:cs="Times New Roman"/>
          <w:sz w:val="20"/>
          <w:szCs w:val="20"/>
          <w:lang w:val="en-US"/>
        </w:rPr>
        <w:t>road-kill</w:t>
      </w:r>
      <w:r w:rsidR="00C064AF">
        <w:rPr>
          <w:rFonts w:ascii="Times New Roman" w:eastAsia="Times New Roman" w:hAnsi="Times New Roman" w:cs="Times New Roman"/>
          <w:sz w:val="20"/>
          <w:szCs w:val="20"/>
          <w:lang w:val="en-US"/>
        </w:rPr>
        <w:t>ed</w:t>
      </w:r>
      <w:r w:rsidRPr="00B27A49">
        <w:rPr>
          <w:rFonts w:ascii="Times New Roman" w:eastAsia="Times New Roman" w:hAnsi="Times New Roman" w:cs="Times New Roman"/>
          <w:sz w:val="20"/>
          <w:szCs w:val="20"/>
          <w:lang w:val="en-US"/>
        </w:rPr>
        <w:t xml:space="preserve"> </w:t>
      </w:r>
      <w:r w:rsidR="00C064AF">
        <w:rPr>
          <w:rFonts w:ascii="Times New Roman" w:eastAsia="Times New Roman" w:hAnsi="Times New Roman" w:cs="Times New Roman"/>
          <w:sz w:val="20"/>
          <w:szCs w:val="20"/>
          <w:lang w:val="en-US"/>
        </w:rPr>
        <w:t>during</w:t>
      </w:r>
      <w:r w:rsidRPr="00B27A49">
        <w:rPr>
          <w:rFonts w:ascii="Times New Roman" w:eastAsia="Times New Roman" w:hAnsi="Times New Roman" w:cs="Times New Roman"/>
          <w:sz w:val="20"/>
          <w:szCs w:val="20"/>
          <w:lang w:val="en-US"/>
        </w:rPr>
        <w:t xml:space="preserve"> this period.</w:t>
      </w:r>
      <w:r w:rsidRPr="006060C4">
        <w:rPr>
          <w:rFonts w:ascii="Times New Roman" w:eastAsia="Times New Roman" w:hAnsi="Times New Roman" w:cs="Times New Roman"/>
          <w:sz w:val="20"/>
          <w:szCs w:val="20"/>
          <w:lang w:val="en-US"/>
        </w:rPr>
        <w:t xml:space="preserve"> </w:t>
      </w:r>
      <w:r w:rsidR="00E667B4">
        <w:rPr>
          <w:rFonts w:ascii="Times New Roman" w:eastAsia="Times New Roman" w:hAnsi="Times New Roman" w:cs="Times New Roman"/>
          <w:sz w:val="20"/>
          <w:szCs w:val="20"/>
          <w:lang w:val="en-US"/>
        </w:rPr>
        <w:t>W</w:t>
      </w:r>
      <w:r w:rsidR="00DB42A0">
        <w:rPr>
          <w:rFonts w:ascii="Times New Roman" w:eastAsia="Times New Roman" w:hAnsi="Times New Roman" w:cs="Times New Roman"/>
          <w:sz w:val="20"/>
          <w:szCs w:val="20"/>
          <w:lang w:val="en-US"/>
        </w:rPr>
        <w:t>e found one hotspot for all groups</w:t>
      </w:r>
      <w:r w:rsidR="00C064AF">
        <w:rPr>
          <w:rFonts w:ascii="Times New Roman" w:eastAsia="Times New Roman" w:hAnsi="Times New Roman" w:cs="Times New Roman"/>
          <w:sz w:val="20"/>
          <w:szCs w:val="20"/>
          <w:lang w:val="en-US"/>
        </w:rPr>
        <w:t>,</w:t>
      </w:r>
      <w:r w:rsidR="00DB42A0">
        <w:rPr>
          <w:rFonts w:ascii="Times New Roman" w:eastAsia="Times New Roman" w:hAnsi="Times New Roman" w:cs="Times New Roman"/>
          <w:sz w:val="20"/>
          <w:szCs w:val="20"/>
          <w:lang w:val="en-US"/>
        </w:rPr>
        <w:t xml:space="preserve"> </w:t>
      </w:r>
      <w:r w:rsidR="00DB42A0" w:rsidRPr="00DB42A0">
        <w:rPr>
          <w:rFonts w:ascii="Times New Roman" w:eastAsia="Times New Roman" w:hAnsi="Times New Roman" w:cs="Times New Roman"/>
          <w:sz w:val="20"/>
          <w:szCs w:val="20"/>
          <w:lang w:val="en-US"/>
        </w:rPr>
        <w:t xml:space="preserve">which indicates that apparently the hotspot is related to landscape </w:t>
      </w:r>
      <w:r w:rsidR="00DB42A0">
        <w:rPr>
          <w:rFonts w:ascii="Times New Roman" w:eastAsia="Times New Roman" w:hAnsi="Times New Roman" w:cs="Times New Roman"/>
          <w:sz w:val="20"/>
          <w:szCs w:val="20"/>
          <w:lang w:val="en-US"/>
        </w:rPr>
        <w:t>factors.</w:t>
      </w:r>
    </w:p>
    <w:p w14:paraId="5CE8FA3A" w14:textId="77777777" w:rsidR="00E771BE" w:rsidRPr="006060C4" w:rsidRDefault="00E771BE" w:rsidP="001C404C">
      <w:pPr>
        <w:spacing w:after="0" w:line="240" w:lineRule="auto"/>
        <w:ind w:firstLine="708"/>
        <w:jc w:val="both"/>
        <w:rPr>
          <w:rFonts w:ascii="Times New Roman" w:eastAsia="Times New Roman" w:hAnsi="Times New Roman" w:cs="Times New Roman"/>
          <w:sz w:val="20"/>
          <w:szCs w:val="20"/>
          <w:lang w:val="en-US"/>
        </w:rPr>
      </w:pPr>
    </w:p>
    <w:p w14:paraId="228953F1" w14:textId="18F46733" w:rsidR="00E771BE" w:rsidRPr="006060C4" w:rsidRDefault="0046289F" w:rsidP="001C404C">
      <w:pPr>
        <w:spacing w:after="0" w:line="240" w:lineRule="auto"/>
        <w:ind w:right="141"/>
        <w:jc w:val="both"/>
        <w:rPr>
          <w:rFonts w:ascii="Times New Roman" w:eastAsia="Times New Roman" w:hAnsi="Times New Roman" w:cs="Times New Roman"/>
          <w:b/>
          <w:sz w:val="20"/>
          <w:szCs w:val="20"/>
          <w:lang w:val="en-US"/>
        </w:rPr>
      </w:pPr>
      <w:r w:rsidRPr="006060C4">
        <w:rPr>
          <w:rFonts w:ascii="Times New Roman" w:eastAsia="Times New Roman" w:hAnsi="Times New Roman" w:cs="Times New Roman"/>
          <w:b/>
          <w:sz w:val="20"/>
          <w:szCs w:val="20"/>
          <w:lang w:val="en-US"/>
        </w:rPr>
        <w:t>6 CONCLUSIONS</w:t>
      </w:r>
    </w:p>
    <w:p w14:paraId="09660A9D" w14:textId="77777777" w:rsidR="00E771BE" w:rsidRPr="006060C4" w:rsidRDefault="00E771BE" w:rsidP="001C404C">
      <w:pPr>
        <w:spacing w:after="0" w:line="240" w:lineRule="auto"/>
        <w:ind w:firstLine="708"/>
        <w:jc w:val="both"/>
        <w:rPr>
          <w:rFonts w:ascii="Times New Roman" w:eastAsia="Times New Roman" w:hAnsi="Times New Roman" w:cs="Times New Roman"/>
          <w:sz w:val="20"/>
          <w:szCs w:val="20"/>
          <w:lang w:val="en-US"/>
        </w:rPr>
      </w:pPr>
    </w:p>
    <w:p w14:paraId="6EDFACAA" w14:textId="643D5C38" w:rsidR="00F9461A" w:rsidRDefault="005A6235" w:rsidP="001C404C">
      <w:pPr>
        <w:spacing w:after="0" w:line="240" w:lineRule="auto"/>
        <w:ind w:firstLine="708"/>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 xml:space="preserve">We found </w:t>
      </w:r>
      <w:r w:rsidR="00F9461A">
        <w:rPr>
          <w:rFonts w:ascii="Times New Roman" w:eastAsia="Times New Roman" w:hAnsi="Times New Roman" w:cs="Times New Roman"/>
          <w:sz w:val="20"/>
          <w:szCs w:val="20"/>
          <w:lang w:val="en-US"/>
        </w:rPr>
        <w:t>a positive relationship between</w:t>
      </w:r>
      <w:r w:rsidRPr="005A6235">
        <w:rPr>
          <w:rFonts w:ascii="Times New Roman" w:eastAsia="Times New Roman" w:hAnsi="Times New Roman" w:cs="Times New Roman"/>
          <w:sz w:val="20"/>
          <w:szCs w:val="20"/>
          <w:lang w:val="en-US"/>
        </w:rPr>
        <w:t xml:space="preserve"> </w:t>
      </w:r>
      <w:r w:rsidR="00725A55">
        <w:rPr>
          <w:rFonts w:ascii="Times New Roman" w:eastAsia="Times New Roman" w:hAnsi="Times New Roman" w:cs="Times New Roman"/>
          <w:sz w:val="20"/>
          <w:szCs w:val="20"/>
          <w:lang w:val="en-US"/>
        </w:rPr>
        <w:t>rain</w:t>
      </w:r>
      <w:r w:rsidR="00021159">
        <w:rPr>
          <w:rFonts w:ascii="Times New Roman" w:eastAsia="Times New Roman" w:hAnsi="Times New Roman" w:cs="Times New Roman"/>
          <w:sz w:val="20"/>
          <w:szCs w:val="20"/>
          <w:lang w:val="en-US"/>
        </w:rPr>
        <w:t>fall</w:t>
      </w:r>
      <w:r w:rsidR="00725A55">
        <w:rPr>
          <w:rFonts w:ascii="Times New Roman" w:eastAsia="Times New Roman" w:hAnsi="Times New Roman" w:cs="Times New Roman"/>
          <w:sz w:val="20"/>
          <w:szCs w:val="20"/>
          <w:lang w:val="en-US"/>
        </w:rPr>
        <w:t xml:space="preserve"> </w:t>
      </w:r>
      <w:r w:rsidRPr="005A6235">
        <w:rPr>
          <w:rFonts w:ascii="Times New Roman" w:eastAsia="Times New Roman" w:hAnsi="Times New Roman" w:cs="Times New Roman"/>
          <w:sz w:val="20"/>
          <w:szCs w:val="20"/>
          <w:lang w:val="en-US"/>
        </w:rPr>
        <w:t xml:space="preserve">seasonality and temperature </w:t>
      </w:r>
      <w:r w:rsidR="00F9461A">
        <w:rPr>
          <w:rFonts w:ascii="Times New Roman" w:eastAsia="Times New Roman" w:hAnsi="Times New Roman" w:cs="Times New Roman"/>
          <w:sz w:val="20"/>
          <w:szCs w:val="20"/>
          <w:lang w:val="en-US"/>
        </w:rPr>
        <w:t xml:space="preserve">with </w:t>
      </w:r>
      <w:r w:rsidRPr="005A6235">
        <w:rPr>
          <w:rFonts w:ascii="Times New Roman" w:eastAsia="Times New Roman" w:hAnsi="Times New Roman" w:cs="Times New Roman"/>
          <w:sz w:val="20"/>
          <w:szCs w:val="20"/>
          <w:lang w:val="en-US"/>
        </w:rPr>
        <w:t>vertebrate</w:t>
      </w:r>
      <w:r w:rsidR="004B372D">
        <w:rPr>
          <w:rFonts w:ascii="Times New Roman" w:eastAsia="Times New Roman" w:hAnsi="Times New Roman" w:cs="Times New Roman"/>
          <w:sz w:val="20"/>
          <w:szCs w:val="20"/>
          <w:lang w:val="en-US"/>
        </w:rPr>
        <w:t xml:space="preserve"> </w:t>
      </w:r>
      <w:r w:rsidR="00300B5A">
        <w:rPr>
          <w:rFonts w:ascii="Times New Roman" w:eastAsia="Times New Roman" w:hAnsi="Times New Roman" w:cs="Times New Roman"/>
          <w:sz w:val="20"/>
          <w:szCs w:val="20"/>
          <w:lang w:val="en-US"/>
        </w:rPr>
        <w:t>road-kill</w:t>
      </w:r>
      <w:r w:rsidR="00B222E1">
        <w:rPr>
          <w:rFonts w:ascii="Times New Roman" w:eastAsia="Times New Roman" w:hAnsi="Times New Roman" w:cs="Times New Roman"/>
          <w:sz w:val="20"/>
          <w:szCs w:val="20"/>
          <w:lang w:val="en-US"/>
        </w:rPr>
        <w:t xml:space="preserve"> event</w:t>
      </w:r>
      <w:r w:rsidR="00725A55">
        <w:rPr>
          <w:rFonts w:ascii="Times New Roman" w:eastAsia="Times New Roman" w:hAnsi="Times New Roman" w:cs="Times New Roman"/>
          <w:sz w:val="20"/>
          <w:szCs w:val="20"/>
          <w:lang w:val="en-US"/>
        </w:rPr>
        <w:t>s</w:t>
      </w:r>
      <w:r w:rsidRPr="005A6235">
        <w:rPr>
          <w:rFonts w:ascii="Times New Roman" w:eastAsia="Times New Roman" w:hAnsi="Times New Roman" w:cs="Times New Roman"/>
          <w:sz w:val="20"/>
          <w:szCs w:val="20"/>
          <w:lang w:val="en-US"/>
        </w:rPr>
        <w:t>. In regions with a semi-arid climate</w:t>
      </w:r>
      <w:r w:rsidR="00803A73">
        <w:rPr>
          <w:rFonts w:ascii="Times New Roman" w:eastAsia="Times New Roman" w:hAnsi="Times New Roman" w:cs="Times New Roman"/>
          <w:sz w:val="20"/>
          <w:szCs w:val="20"/>
          <w:lang w:val="en-US"/>
        </w:rPr>
        <w:t>,</w:t>
      </w:r>
      <w:r w:rsidRPr="005A6235">
        <w:rPr>
          <w:rFonts w:ascii="Times New Roman" w:eastAsia="Times New Roman" w:hAnsi="Times New Roman" w:cs="Times New Roman"/>
          <w:sz w:val="20"/>
          <w:szCs w:val="20"/>
          <w:lang w:val="en-US"/>
        </w:rPr>
        <w:t xml:space="preserve"> such as northeast Brazil, water is a limiting factor and strongly influences the reproductive period, </w:t>
      </w:r>
      <w:proofErr w:type="gramStart"/>
      <w:r w:rsidRPr="005A6235">
        <w:rPr>
          <w:rFonts w:ascii="Times New Roman" w:eastAsia="Times New Roman" w:hAnsi="Times New Roman" w:cs="Times New Roman"/>
          <w:sz w:val="20"/>
          <w:szCs w:val="20"/>
          <w:lang w:val="en-US"/>
        </w:rPr>
        <w:t>migration</w:t>
      </w:r>
      <w:proofErr w:type="gramEnd"/>
      <w:r w:rsidRPr="005A6235">
        <w:rPr>
          <w:rFonts w:ascii="Times New Roman" w:eastAsia="Times New Roman" w:hAnsi="Times New Roman" w:cs="Times New Roman"/>
          <w:sz w:val="20"/>
          <w:szCs w:val="20"/>
          <w:lang w:val="en-US"/>
        </w:rPr>
        <w:t xml:space="preserve"> and </w:t>
      </w:r>
      <w:r w:rsidR="00CF4A59">
        <w:rPr>
          <w:rFonts w:ascii="Times New Roman" w:eastAsia="Times New Roman" w:hAnsi="Times New Roman" w:cs="Times New Roman"/>
          <w:sz w:val="20"/>
          <w:szCs w:val="20"/>
          <w:lang w:val="en-US"/>
        </w:rPr>
        <w:t>resource search</w:t>
      </w:r>
      <w:r w:rsidRPr="005A6235">
        <w:rPr>
          <w:rFonts w:ascii="Times New Roman" w:eastAsia="Times New Roman" w:hAnsi="Times New Roman" w:cs="Times New Roman"/>
          <w:sz w:val="20"/>
          <w:szCs w:val="20"/>
          <w:lang w:val="en-US"/>
        </w:rPr>
        <w:t xml:space="preserve"> of local species</w:t>
      </w:r>
      <w:r w:rsidRPr="00F43E89">
        <w:rPr>
          <w:rFonts w:ascii="Times New Roman" w:eastAsia="Times New Roman" w:hAnsi="Times New Roman" w:cs="Times New Roman"/>
          <w:sz w:val="20"/>
          <w:szCs w:val="20"/>
          <w:lang w:val="en-US"/>
        </w:rPr>
        <w:t>, favor</w:t>
      </w:r>
      <w:r w:rsidR="001B13F6" w:rsidRPr="00F43E89">
        <w:rPr>
          <w:rFonts w:ascii="Times New Roman" w:eastAsia="Times New Roman" w:hAnsi="Times New Roman" w:cs="Times New Roman"/>
          <w:sz w:val="20"/>
          <w:szCs w:val="20"/>
          <w:lang w:val="en-US"/>
        </w:rPr>
        <w:t>ing</w:t>
      </w:r>
      <w:r w:rsidR="00CF4A59">
        <w:rPr>
          <w:rFonts w:ascii="Times New Roman" w:eastAsia="Times New Roman" w:hAnsi="Times New Roman" w:cs="Times New Roman"/>
          <w:sz w:val="20"/>
          <w:szCs w:val="20"/>
          <w:lang w:val="en-US"/>
        </w:rPr>
        <w:t xml:space="preserve"> wildlife</w:t>
      </w:r>
      <w:r w:rsidRPr="005A6235">
        <w:rPr>
          <w:rFonts w:ascii="Times New Roman" w:eastAsia="Times New Roman" w:hAnsi="Times New Roman" w:cs="Times New Roman"/>
          <w:sz w:val="20"/>
          <w:szCs w:val="20"/>
          <w:lang w:val="en-US"/>
        </w:rPr>
        <w:t xml:space="preserve"> collisions with vehicles. Taxonomic groups</w:t>
      </w:r>
      <w:r w:rsidR="004754AE">
        <w:rPr>
          <w:rFonts w:ascii="Times New Roman" w:eastAsia="Times New Roman" w:hAnsi="Times New Roman" w:cs="Times New Roman"/>
          <w:sz w:val="20"/>
          <w:szCs w:val="20"/>
          <w:lang w:val="en-US"/>
        </w:rPr>
        <w:t>,</w:t>
      </w:r>
      <w:r w:rsidRPr="005A6235">
        <w:rPr>
          <w:rFonts w:ascii="Times New Roman" w:eastAsia="Times New Roman" w:hAnsi="Times New Roman" w:cs="Times New Roman"/>
          <w:sz w:val="20"/>
          <w:szCs w:val="20"/>
          <w:lang w:val="en-US"/>
        </w:rPr>
        <w:t xml:space="preserve"> such as amphibians and reptiles</w:t>
      </w:r>
      <w:r w:rsidR="004754AE">
        <w:rPr>
          <w:rFonts w:ascii="Times New Roman" w:eastAsia="Times New Roman" w:hAnsi="Times New Roman" w:cs="Times New Roman"/>
          <w:sz w:val="20"/>
          <w:szCs w:val="20"/>
          <w:lang w:val="en-US"/>
        </w:rPr>
        <w:t>,</w:t>
      </w:r>
      <w:r w:rsidRPr="005A6235">
        <w:rPr>
          <w:rFonts w:ascii="Times New Roman" w:eastAsia="Times New Roman" w:hAnsi="Times New Roman" w:cs="Times New Roman"/>
          <w:sz w:val="20"/>
          <w:szCs w:val="20"/>
          <w:lang w:val="en-US"/>
        </w:rPr>
        <w:t xml:space="preserve"> are even more sensitive to rainfall </w:t>
      </w:r>
      <w:r w:rsidR="00EA18F9">
        <w:rPr>
          <w:rFonts w:ascii="Times New Roman" w:eastAsia="Times New Roman" w:hAnsi="Times New Roman" w:cs="Times New Roman"/>
          <w:sz w:val="20"/>
          <w:szCs w:val="20"/>
          <w:lang w:val="en-US"/>
        </w:rPr>
        <w:t xml:space="preserve">seasonality </w:t>
      </w:r>
      <w:r w:rsidRPr="005A6235">
        <w:rPr>
          <w:rFonts w:ascii="Times New Roman" w:eastAsia="Times New Roman" w:hAnsi="Times New Roman" w:cs="Times New Roman"/>
          <w:sz w:val="20"/>
          <w:szCs w:val="20"/>
          <w:lang w:val="en-US"/>
        </w:rPr>
        <w:t xml:space="preserve">and temperature. Small species like frogs and small birds are the most </w:t>
      </w:r>
      <w:proofErr w:type="spellStart"/>
      <w:proofErr w:type="gramStart"/>
      <w:r w:rsidRPr="005A6235">
        <w:rPr>
          <w:rFonts w:ascii="Times New Roman" w:eastAsia="Times New Roman" w:hAnsi="Times New Roman" w:cs="Times New Roman"/>
          <w:sz w:val="20"/>
          <w:szCs w:val="20"/>
          <w:lang w:val="en-US"/>
        </w:rPr>
        <w:t>affected</w:t>
      </w:r>
      <w:r w:rsidR="004754AE">
        <w:rPr>
          <w:rFonts w:ascii="Times New Roman" w:eastAsia="Times New Roman" w:hAnsi="Times New Roman" w:cs="Times New Roman"/>
          <w:sz w:val="20"/>
          <w:szCs w:val="20"/>
          <w:lang w:val="en-US"/>
        </w:rPr>
        <w:t>,a</w:t>
      </w:r>
      <w:r w:rsidRPr="005A6235">
        <w:rPr>
          <w:rFonts w:ascii="Times New Roman" w:eastAsia="Times New Roman" w:hAnsi="Times New Roman" w:cs="Times New Roman"/>
          <w:sz w:val="20"/>
          <w:szCs w:val="20"/>
          <w:lang w:val="en-US"/>
        </w:rPr>
        <w:t>s</w:t>
      </w:r>
      <w:proofErr w:type="spellEnd"/>
      <w:proofErr w:type="gramEnd"/>
      <w:r w:rsidRPr="005A6235">
        <w:rPr>
          <w:rFonts w:ascii="Times New Roman" w:eastAsia="Times New Roman" w:hAnsi="Times New Roman" w:cs="Times New Roman"/>
          <w:sz w:val="20"/>
          <w:szCs w:val="20"/>
          <w:lang w:val="en-US"/>
        </w:rPr>
        <w:t xml:space="preserve"> well as generalist species, such as the fox (</w:t>
      </w:r>
      <w:r w:rsidRPr="00F9461A">
        <w:rPr>
          <w:rFonts w:ascii="Times New Roman" w:eastAsia="Times New Roman" w:hAnsi="Times New Roman" w:cs="Times New Roman"/>
          <w:i/>
          <w:iCs/>
          <w:sz w:val="20"/>
          <w:szCs w:val="20"/>
          <w:lang w:val="en-US"/>
        </w:rPr>
        <w:t xml:space="preserve">C. </w:t>
      </w:r>
      <w:proofErr w:type="spellStart"/>
      <w:r w:rsidRPr="00F9461A">
        <w:rPr>
          <w:rFonts w:ascii="Times New Roman" w:eastAsia="Times New Roman" w:hAnsi="Times New Roman" w:cs="Times New Roman"/>
          <w:i/>
          <w:iCs/>
          <w:sz w:val="20"/>
          <w:szCs w:val="20"/>
          <w:lang w:val="en-US"/>
        </w:rPr>
        <w:t>thous</w:t>
      </w:r>
      <w:proofErr w:type="spellEnd"/>
      <w:r w:rsidRPr="00F9461A">
        <w:rPr>
          <w:rFonts w:ascii="Times New Roman" w:eastAsia="Times New Roman" w:hAnsi="Times New Roman" w:cs="Times New Roman"/>
          <w:sz w:val="20"/>
          <w:szCs w:val="20"/>
          <w:lang w:val="en-US"/>
        </w:rPr>
        <w:t>)</w:t>
      </w:r>
      <w:r w:rsidRPr="00F9461A">
        <w:rPr>
          <w:rFonts w:ascii="Times New Roman" w:eastAsia="Times New Roman" w:hAnsi="Times New Roman" w:cs="Times New Roman"/>
          <w:i/>
          <w:iCs/>
          <w:sz w:val="20"/>
          <w:szCs w:val="20"/>
          <w:lang w:val="en-US"/>
        </w:rPr>
        <w:t>.</w:t>
      </w:r>
      <w:r w:rsidRPr="005A6235">
        <w:rPr>
          <w:rFonts w:ascii="Times New Roman" w:eastAsia="Times New Roman" w:hAnsi="Times New Roman" w:cs="Times New Roman"/>
          <w:sz w:val="20"/>
          <w:szCs w:val="20"/>
          <w:lang w:val="en-US"/>
        </w:rPr>
        <w:t xml:space="preserve"> A</w:t>
      </w:r>
      <w:r w:rsidR="004754AE">
        <w:rPr>
          <w:rFonts w:ascii="Times New Roman" w:eastAsia="Times New Roman" w:hAnsi="Times New Roman" w:cs="Times New Roman"/>
          <w:sz w:val="20"/>
          <w:szCs w:val="20"/>
          <w:lang w:val="en-US"/>
        </w:rPr>
        <w:t>lso,</w:t>
      </w:r>
      <w:r w:rsidRPr="005A6235">
        <w:rPr>
          <w:rFonts w:ascii="Times New Roman" w:eastAsia="Times New Roman" w:hAnsi="Times New Roman" w:cs="Times New Roman"/>
          <w:sz w:val="20"/>
          <w:szCs w:val="20"/>
          <w:lang w:val="en-US"/>
        </w:rPr>
        <w:t xml:space="preserve"> </w:t>
      </w:r>
      <w:r w:rsidR="004754AE">
        <w:rPr>
          <w:rFonts w:ascii="Times New Roman" w:eastAsia="Times New Roman" w:hAnsi="Times New Roman" w:cs="Times New Roman"/>
          <w:sz w:val="20"/>
          <w:szCs w:val="20"/>
          <w:lang w:val="en-US"/>
        </w:rPr>
        <w:t xml:space="preserve">landscape </w:t>
      </w:r>
      <w:r w:rsidRPr="005A6235">
        <w:rPr>
          <w:rFonts w:ascii="Times New Roman" w:eastAsia="Times New Roman" w:hAnsi="Times New Roman" w:cs="Times New Roman"/>
          <w:sz w:val="20"/>
          <w:szCs w:val="20"/>
          <w:lang w:val="en-US"/>
        </w:rPr>
        <w:t>characteristics are strongly associated with the hotspot found.</w:t>
      </w:r>
    </w:p>
    <w:p w14:paraId="2AB1D625" w14:textId="2107B32D" w:rsidR="00E771BE" w:rsidRPr="005A6235" w:rsidRDefault="00527DCE" w:rsidP="001C404C">
      <w:pPr>
        <w:spacing w:after="0" w:line="240" w:lineRule="auto"/>
        <w:ind w:firstLine="708"/>
        <w:jc w:val="both"/>
        <w:rPr>
          <w:rFonts w:ascii="Times New Roman" w:eastAsia="Times New Roman" w:hAnsi="Times New Roman" w:cs="Times New Roman"/>
          <w:sz w:val="20"/>
          <w:szCs w:val="20"/>
          <w:lang w:val="en-US"/>
        </w:rPr>
      </w:pPr>
      <w:r w:rsidRPr="005A6235">
        <w:rPr>
          <w:rFonts w:ascii="Times New Roman" w:eastAsia="Times New Roman" w:hAnsi="Times New Roman" w:cs="Times New Roman"/>
          <w:sz w:val="20"/>
          <w:szCs w:val="20"/>
          <w:lang w:val="en-US"/>
        </w:rPr>
        <w:t>Given</w:t>
      </w:r>
      <w:r w:rsidR="00F9461A">
        <w:rPr>
          <w:rFonts w:ascii="Times New Roman" w:eastAsia="Times New Roman" w:hAnsi="Times New Roman" w:cs="Times New Roman"/>
          <w:sz w:val="20"/>
          <w:szCs w:val="20"/>
          <w:lang w:val="en-US"/>
        </w:rPr>
        <w:t xml:space="preserve"> our </w:t>
      </w:r>
      <w:r w:rsidRPr="005A6235">
        <w:rPr>
          <w:rFonts w:ascii="Times New Roman" w:eastAsia="Times New Roman" w:hAnsi="Times New Roman" w:cs="Times New Roman"/>
          <w:sz w:val="20"/>
          <w:szCs w:val="20"/>
          <w:lang w:val="en-US"/>
        </w:rPr>
        <w:t>results, the subsequent measures may be suggested for environments with marked seasonality: implant</w:t>
      </w:r>
      <w:r w:rsidR="00A80184">
        <w:rPr>
          <w:rFonts w:ascii="Times New Roman" w:eastAsia="Times New Roman" w:hAnsi="Times New Roman" w:cs="Times New Roman"/>
          <w:sz w:val="20"/>
          <w:szCs w:val="20"/>
          <w:lang w:val="en-US"/>
        </w:rPr>
        <w:t>ing</w:t>
      </w:r>
      <w:r w:rsidRPr="005A6235">
        <w:rPr>
          <w:rFonts w:ascii="Times New Roman" w:eastAsia="Times New Roman" w:hAnsi="Times New Roman" w:cs="Times New Roman"/>
          <w:sz w:val="20"/>
          <w:szCs w:val="20"/>
          <w:lang w:val="en-US"/>
        </w:rPr>
        <w:t xml:space="preserve"> protective screens on the </w:t>
      </w:r>
      <w:r w:rsidR="00EA18F9">
        <w:rPr>
          <w:rFonts w:ascii="Times New Roman" w:eastAsia="Times New Roman" w:hAnsi="Times New Roman" w:cs="Times New Roman"/>
          <w:sz w:val="20"/>
          <w:szCs w:val="20"/>
          <w:lang w:val="en-US"/>
        </w:rPr>
        <w:t>road margins</w:t>
      </w:r>
      <w:r w:rsidRPr="005A6235">
        <w:rPr>
          <w:rFonts w:ascii="Times New Roman" w:eastAsia="Times New Roman" w:hAnsi="Times New Roman" w:cs="Times New Roman"/>
          <w:sz w:val="20"/>
          <w:szCs w:val="20"/>
          <w:lang w:val="en-US"/>
        </w:rPr>
        <w:t xml:space="preserve">, especially in the </w:t>
      </w:r>
      <w:r w:rsidR="00F9461A">
        <w:rPr>
          <w:rFonts w:ascii="Times New Roman" w:eastAsia="Times New Roman" w:hAnsi="Times New Roman" w:cs="Times New Roman"/>
          <w:sz w:val="20"/>
          <w:szCs w:val="20"/>
          <w:lang w:val="en-US"/>
        </w:rPr>
        <w:t xml:space="preserve">hotspot </w:t>
      </w:r>
      <w:r w:rsidRPr="005A6235">
        <w:rPr>
          <w:rFonts w:ascii="Times New Roman" w:eastAsia="Times New Roman" w:hAnsi="Times New Roman" w:cs="Times New Roman"/>
          <w:sz w:val="20"/>
          <w:szCs w:val="20"/>
          <w:lang w:val="en-US"/>
        </w:rPr>
        <w:t>areas; identify</w:t>
      </w:r>
      <w:r w:rsidR="00A80184">
        <w:rPr>
          <w:rFonts w:ascii="Times New Roman" w:eastAsia="Times New Roman" w:hAnsi="Times New Roman" w:cs="Times New Roman"/>
          <w:sz w:val="20"/>
          <w:szCs w:val="20"/>
          <w:lang w:val="en-US"/>
        </w:rPr>
        <w:t>ing</w:t>
      </w:r>
      <w:r w:rsidRPr="005A6235">
        <w:rPr>
          <w:rFonts w:ascii="Times New Roman" w:eastAsia="Times New Roman" w:hAnsi="Times New Roman" w:cs="Times New Roman"/>
          <w:sz w:val="20"/>
          <w:szCs w:val="20"/>
          <w:lang w:val="en-US"/>
        </w:rPr>
        <w:t xml:space="preserve"> possible corridors of the respective fauna, such as drainage channels and bridges; reforest</w:t>
      </w:r>
      <w:r w:rsidR="00A80184">
        <w:rPr>
          <w:rFonts w:ascii="Times New Roman" w:eastAsia="Times New Roman" w:hAnsi="Times New Roman" w:cs="Times New Roman"/>
          <w:sz w:val="20"/>
          <w:szCs w:val="20"/>
          <w:lang w:val="en-US"/>
        </w:rPr>
        <w:t>ing</w:t>
      </w:r>
      <w:r w:rsidRPr="005A6235">
        <w:rPr>
          <w:rFonts w:ascii="Times New Roman" w:eastAsia="Times New Roman" w:hAnsi="Times New Roman" w:cs="Times New Roman"/>
          <w:sz w:val="20"/>
          <w:szCs w:val="20"/>
          <w:lang w:val="en-US"/>
        </w:rPr>
        <w:t xml:space="preserve"> the roadsides with native species of arboreal size to avoid the passage of birds with low overflows, and intensify</w:t>
      </w:r>
      <w:r w:rsidR="00A80184">
        <w:rPr>
          <w:rFonts w:ascii="Times New Roman" w:eastAsia="Times New Roman" w:hAnsi="Times New Roman" w:cs="Times New Roman"/>
          <w:sz w:val="20"/>
          <w:szCs w:val="20"/>
          <w:lang w:val="en-US"/>
        </w:rPr>
        <w:t>ing</w:t>
      </w:r>
      <w:r w:rsidRPr="005A6235">
        <w:rPr>
          <w:rFonts w:ascii="Times New Roman" w:eastAsia="Times New Roman" w:hAnsi="Times New Roman" w:cs="Times New Roman"/>
          <w:sz w:val="20"/>
          <w:szCs w:val="20"/>
          <w:lang w:val="en-US"/>
        </w:rPr>
        <w:t xml:space="preserve"> monitoring in rainy periods.</w:t>
      </w:r>
    </w:p>
    <w:p w14:paraId="0CA5AE80" w14:textId="2A895EAB" w:rsidR="00123CE0" w:rsidRPr="005A6235" w:rsidRDefault="00123CE0" w:rsidP="001C404C">
      <w:pPr>
        <w:spacing w:after="0" w:line="240" w:lineRule="auto"/>
        <w:ind w:firstLine="708"/>
        <w:jc w:val="both"/>
        <w:rPr>
          <w:rFonts w:ascii="Times New Roman" w:eastAsia="Times New Roman" w:hAnsi="Times New Roman" w:cs="Times New Roman"/>
          <w:sz w:val="20"/>
          <w:szCs w:val="20"/>
          <w:lang w:val="en-US"/>
        </w:rPr>
      </w:pPr>
      <w:r w:rsidRPr="005A6235">
        <w:rPr>
          <w:rFonts w:ascii="Times New Roman" w:eastAsia="Times New Roman" w:hAnsi="Times New Roman" w:cs="Times New Roman"/>
          <w:sz w:val="20"/>
          <w:szCs w:val="20"/>
          <w:lang w:val="en-US"/>
        </w:rPr>
        <w:t xml:space="preserve">Considering the scarcity of data on the impacts of roads on the Brazilian semiarid </w:t>
      </w:r>
      <w:r w:rsidR="00A80184">
        <w:rPr>
          <w:rFonts w:ascii="Times New Roman" w:eastAsia="Times New Roman" w:hAnsi="Times New Roman" w:cs="Times New Roman"/>
          <w:sz w:val="20"/>
          <w:szCs w:val="20"/>
          <w:lang w:val="en-US"/>
        </w:rPr>
        <w:t xml:space="preserve">wildlife </w:t>
      </w:r>
      <w:r w:rsidRPr="005A6235">
        <w:rPr>
          <w:rFonts w:ascii="Times New Roman" w:eastAsia="Times New Roman" w:hAnsi="Times New Roman" w:cs="Times New Roman"/>
          <w:sz w:val="20"/>
          <w:szCs w:val="20"/>
          <w:lang w:val="en-US"/>
        </w:rPr>
        <w:t xml:space="preserve">environment, our findings provide important insights into mortality rates in markedly seasonal habitats and the impacts of roads on </w:t>
      </w:r>
      <w:r w:rsidR="00AE1DC1">
        <w:rPr>
          <w:rFonts w:ascii="Times New Roman" w:eastAsia="Times New Roman" w:hAnsi="Times New Roman" w:cs="Times New Roman"/>
          <w:sz w:val="20"/>
          <w:szCs w:val="20"/>
          <w:lang w:val="en-US"/>
        </w:rPr>
        <w:t xml:space="preserve">vertebrate </w:t>
      </w:r>
      <w:r w:rsidRPr="005A6235">
        <w:rPr>
          <w:rFonts w:ascii="Times New Roman" w:eastAsia="Times New Roman" w:hAnsi="Times New Roman" w:cs="Times New Roman"/>
          <w:sz w:val="20"/>
          <w:szCs w:val="20"/>
          <w:lang w:val="en-US"/>
        </w:rPr>
        <w:t>populations.</w:t>
      </w:r>
    </w:p>
    <w:p w14:paraId="22A33E06" w14:textId="7301A221" w:rsidR="00E771BE" w:rsidRDefault="00527DCE" w:rsidP="001C404C">
      <w:pPr>
        <w:spacing w:after="0" w:line="240" w:lineRule="auto"/>
        <w:ind w:firstLine="708"/>
        <w:jc w:val="both"/>
        <w:rPr>
          <w:rFonts w:ascii="Times New Roman" w:eastAsia="Times New Roman" w:hAnsi="Times New Roman" w:cs="Times New Roman"/>
          <w:sz w:val="20"/>
          <w:szCs w:val="20"/>
          <w:lang w:val="en-US"/>
        </w:rPr>
      </w:pPr>
      <w:r w:rsidRPr="005A6235">
        <w:rPr>
          <w:rFonts w:ascii="Times New Roman" w:eastAsia="Times New Roman" w:hAnsi="Times New Roman" w:cs="Times New Roman"/>
          <w:sz w:val="20"/>
          <w:szCs w:val="20"/>
          <w:lang w:val="en-US"/>
        </w:rPr>
        <w:t xml:space="preserve">With regards to future research, it seems interesting to deepen the following inquiries: what is the impact of </w:t>
      </w:r>
      <w:proofErr w:type="gramStart"/>
      <w:r w:rsidR="00300B5A">
        <w:rPr>
          <w:rFonts w:ascii="Times New Roman" w:eastAsia="Times New Roman" w:hAnsi="Times New Roman" w:cs="Times New Roman"/>
          <w:sz w:val="20"/>
          <w:szCs w:val="20"/>
          <w:lang w:val="en-US"/>
        </w:rPr>
        <w:t>road-kill</w:t>
      </w:r>
      <w:proofErr w:type="gramEnd"/>
      <w:r w:rsidRPr="005A6235">
        <w:rPr>
          <w:rFonts w:ascii="Times New Roman" w:eastAsia="Times New Roman" w:hAnsi="Times New Roman" w:cs="Times New Roman"/>
          <w:sz w:val="20"/>
          <w:szCs w:val="20"/>
          <w:lang w:val="en-US"/>
        </w:rPr>
        <w:t xml:space="preserve"> on population dynamics, considering </w:t>
      </w:r>
      <w:r w:rsidR="00AE1DC1">
        <w:rPr>
          <w:rFonts w:ascii="Times New Roman" w:eastAsia="Times New Roman" w:hAnsi="Times New Roman" w:cs="Times New Roman"/>
          <w:sz w:val="20"/>
          <w:szCs w:val="20"/>
          <w:lang w:val="en-US"/>
        </w:rPr>
        <w:t xml:space="preserve">group </w:t>
      </w:r>
      <w:r w:rsidRPr="005A6235">
        <w:rPr>
          <w:rFonts w:ascii="Times New Roman" w:eastAsia="Times New Roman" w:hAnsi="Times New Roman" w:cs="Times New Roman"/>
          <w:sz w:val="20"/>
          <w:szCs w:val="20"/>
          <w:lang w:val="en-US"/>
        </w:rPr>
        <w:t>size</w:t>
      </w:r>
      <w:r w:rsidR="007C6D55">
        <w:rPr>
          <w:rFonts w:ascii="Times New Roman" w:eastAsia="Times New Roman" w:hAnsi="Times New Roman" w:cs="Times New Roman"/>
          <w:sz w:val="20"/>
          <w:szCs w:val="20"/>
          <w:lang w:val="en-US"/>
        </w:rPr>
        <w:t>s</w:t>
      </w:r>
      <w:r w:rsidRPr="005A6235">
        <w:rPr>
          <w:rFonts w:ascii="Times New Roman" w:eastAsia="Times New Roman" w:hAnsi="Times New Roman" w:cs="Times New Roman"/>
          <w:sz w:val="20"/>
          <w:szCs w:val="20"/>
          <w:lang w:val="en-US"/>
        </w:rPr>
        <w:t xml:space="preserve"> and frequency of deaths? What are the reasons for </w:t>
      </w:r>
      <w:r w:rsidR="000176FC">
        <w:rPr>
          <w:rFonts w:ascii="Times New Roman" w:eastAsia="Times New Roman" w:hAnsi="Times New Roman" w:cs="Times New Roman"/>
          <w:sz w:val="20"/>
          <w:szCs w:val="20"/>
          <w:lang w:val="en-US"/>
        </w:rPr>
        <w:t>fewer</w:t>
      </w:r>
      <w:r w:rsidRPr="005A6235">
        <w:rPr>
          <w:rFonts w:ascii="Times New Roman" w:eastAsia="Times New Roman" w:hAnsi="Times New Roman" w:cs="Times New Roman"/>
          <w:sz w:val="20"/>
          <w:szCs w:val="20"/>
          <w:lang w:val="en-US"/>
        </w:rPr>
        <w:t xml:space="preserve"> mammal species being</w:t>
      </w:r>
      <w:r w:rsidR="001C68CA" w:rsidRPr="005A6235">
        <w:rPr>
          <w:rFonts w:ascii="Times New Roman" w:eastAsia="Times New Roman" w:hAnsi="Times New Roman" w:cs="Times New Roman"/>
          <w:sz w:val="20"/>
          <w:szCs w:val="20"/>
          <w:lang w:val="en-US"/>
        </w:rPr>
        <w:t xml:space="preserve"> </w:t>
      </w:r>
      <w:r w:rsidR="00300B5A">
        <w:rPr>
          <w:rFonts w:ascii="Times New Roman" w:eastAsia="Times New Roman" w:hAnsi="Times New Roman" w:cs="Times New Roman"/>
          <w:sz w:val="20"/>
          <w:szCs w:val="20"/>
          <w:lang w:val="en-US"/>
        </w:rPr>
        <w:t>road-kill</w:t>
      </w:r>
      <w:r w:rsidR="00AE1DC1">
        <w:rPr>
          <w:rFonts w:ascii="Times New Roman" w:eastAsia="Times New Roman" w:hAnsi="Times New Roman" w:cs="Times New Roman"/>
          <w:sz w:val="20"/>
          <w:szCs w:val="20"/>
          <w:lang w:val="en-US"/>
        </w:rPr>
        <w:t>ed</w:t>
      </w:r>
      <w:r w:rsidRPr="005A6235">
        <w:rPr>
          <w:rFonts w:ascii="Times New Roman" w:eastAsia="Times New Roman" w:hAnsi="Times New Roman" w:cs="Times New Roman"/>
          <w:sz w:val="20"/>
          <w:szCs w:val="20"/>
          <w:lang w:val="en-US"/>
        </w:rPr>
        <w:t>? How can the barrier effect of two-way roads be estimated?</w:t>
      </w:r>
    </w:p>
    <w:p w14:paraId="535EFEC9" w14:textId="77777777" w:rsidR="00F65F0E" w:rsidRPr="00FC0474" w:rsidRDefault="00F65F0E" w:rsidP="001C404C">
      <w:pPr>
        <w:spacing w:after="0" w:line="240" w:lineRule="auto"/>
        <w:ind w:firstLine="708"/>
        <w:jc w:val="both"/>
        <w:rPr>
          <w:rFonts w:ascii="Times New Roman" w:eastAsia="Times New Roman" w:hAnsi="Times New Roman" w:cs="Times New Roman"/>
          <w:sz w:val="20"/>
          <w:szCs w:val="20"/>
          <w:lang w:val="en-US"/>
        </w:rPr>
      </w:pPr>
    </w:p>
    <w:p w14:paraId="7CB5A4F8" w14:textId="56BE970D" w:rsidR="00657144" w:rsidRDefault="0046289F" w:rsidP="00657144">
      <w:pPr>
        <w:spacing w:after="0" w:line="240" w:lineRule="auto"/>
        <w:ind w:right="141"/>
        <w:jc w:val="both"/>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AUTHOR CONTRIBUTIONS</w:t>
      </w:r>
    </w:p>
    <w:p w14:paraId="5D540E4E" w14:textId="77777777" w:rsidR="00657144" w:rsidRDefault="00657144" w:rsidP="001C404C">
      <w:pPr>
        <w:spacing w:after="0" w:line="240" w:lineRule="auto"/>
        <w:ind w:firstLine="708"/>
        <w:jc w:val="both"/>
        <w:rPr>
          <w:rFonts w:ascii="Times New Roman" w:eastAsia="Times New Roman" w:hAnsi="Times New Roman" w:cs="Times New Roman"/>
          <w:sz w:val="20"/>
          <w:szCs w:val="20"/>
          <w:lang w:val="en-US"/>
        </w:rPr>
      </w:pPr>
    </w:p>
    <w:p w14:paraId="49DBC848" w14:textId="0D8C8796" w:rsidR="005457A5" w:rsidRPr="001D637A" w:rsidRDefault="007E2A07" w:rsidP="005457A5">
      <w:pPr>
        <w:spacing w:after="0" w:line="240" w:lineRule="auto"/>
        <w:ind w:firstLine="708"/>
        <w:jc w:val="both"/>
        <w:rPr>
          <w:rFonts w:ascii="Times New Roman" w:eastAsia="Times New Roman" w:hAnsi="Times New Roman" w:cs="Times New Roman"/>
          <w:sz w:val="20"/>
          <w:szCs w:val="20"/>
          <w:lang w:val="en-US"/>
        </w:rPr>
      </w:pPr>
      <w:r w:rsidRPr="0085597F">
        <w:rPr>
          <w:rFonts w:ascii="Times New Roman" w:eastAsia="Times New Roman" w:hAnsi="Times New Roman" w:cs="Times New Roman"/>
          <w:b/>
          <w:bCs/>
          <w:sz w:val="20"/>
          <w:szCs w:val="20"/>
          <w:lang w:val="en-US"/>
        </w:rPr>
        <w:t>Luiza T. Almeida</w:t>
      </w:r>
      <w:r w:rsidR="00657144" w:rsidRPr="0085597F">
        <w:rPr>
          <w:rFonts w:ascii="Times New Roman" w:eastAsia="Times New Roman" w:hAnsi="Times New Roman" w:cs="Times New Roman"/>
          <w:b/>
          <w:bCs/>
          <w:sz w:val="20"/>
          <w:szCs w:val="20"/>
          <w:lang w:val="en-US"/>
        </w:rPr>
        <w:t>:</w:t>
      </w:r>
      <w:r w:rsidR="00657144" w:rsidRPr="00657144">
        <w:rPr>
          <w:rFonts w:ascii="Times New Roman" w:eastAsia="Times New Roman" w:hAnsi="Times New Roman" w:cs="Times New Roman"/>
          <w:sz w:val="20"/>
          <w:szCs w:val="20"/>
          <w:lang w:val="en-US"/>
        </w:rPr>
        <w:t xml:space="preserve"> Conceptualization (</w:t>
      </w:r>
      <w:r w:rsidR="00835C8D">
        <w:rPr>
          <w:rFonts w:ascii="Times New Roman" w:eastAsia="Times New Roman" w:hAnsi="Times New Roman" w:cs="Times New Roman"/>
          <w:sz w:val="20"/>
          <w:szCs w:val="20"/>
          <w:lang w:val="en-US"/>
        </w:rPr>
        <w:t>lead</w:t>
      </w:r>
      <w:r w:rsidR="00657144" w:rsidRPr="00657144">
        <w:rPr>
          <w:rFonts w:ascii="Times New Roman" w:eastAsia="Times New Roman" w:hAnsi="Times New Roman" w:cs="Times New Roman"/>
          <w:sz w:val="20"/>
          <w:szCs w:val="20"/>
          <w:lang w:val="en-US"/>
        </w:rPr>
        <w:t xml:space="preserve">); </w:t>
      </w:r>
      <w:r w:rsidR="005F5CFE">
        <w:rPr>
          <w:rFonts w:ascii="Times New Roman" w:eastAsia="Times New Roman" w:hAnsi="Times New Roman" w:cs="Times New Roman"/>
          <w:sz w:val="20"/>
          <w:szCs w:val="20"/>
          <w:lang w:val="en-US"/>
        </w:rPr>
        <w:t xml:space="preserve">Data curation </w:t>
      </w:r>
      <w:r w:rsidR="00695F0E">
        <w:rPr>
          <w:rFonts w:ascii="Times New Roman" w:eastAsia="Times New Roman" w:hAnsi="Times New Roman" w:cs="Times New Roman"/>
          <w:sz w:val="20"/>
          <w:szCs w:val="20"/>
          <w:lang w:val="en-US"/>
        </w:rPr>
        <w:t>(</w:t>
      </w:r>
      <w:r w:rsidR="00835C8D">
        <w:rPr>
          <w:rFonts w:ascii="Times New Roman" w:eastAsia="Times New Roman" w:hAnsi="Times New Roman" w:cs="Times New Roman"/>
          <w:sz w:val="20"/>
          <w:szCs w:val="20"/>
          <w:lang w:val="en-US"/>
        </w:rPr>
        <w:t xml:space="preserve">lead); </w:t>
      </w:r>
      <w:r w:rsidR="00657144" w:rsidRPr="00657144">
        <w:rPr>
          <w:rFonts w:ascii="Times New Roman" w:eastAsia="Times New Roman" w:hAnsi="Times New Roman" w:cs="Times New Roman"/>
          <w:sz w:val="20"/>
          <w:szCs w:val="20"/>
          <w:lang w:val="en-US"/>
        </w:rPr>
        <w:t>Formal analysis (</w:t>
      </w:r>
      <w:r w:rsidR="00E047DF">
        <w:rPr>
          <w:rFonts w:ascii="Times New Roman" w:eastAsia="Times New Roman" w:hAnsi="Times New Roman" w:cs="Times New Roman"/>
          <w:sz w:val="20"/>
          <w:szCs w:val="20"/>
          <w:lang w:val="en-US"/>
        </w:rPr>
        <w:t>lead</w:t>
      </w:r>
      <w:r w:rsidR="00657144" w:rsidRPr="00657144">
        <w:rPr>
          <w:rFonts w:ascii="Times New Roman" w:eastAsia="Times New Roman" w:hAnsi="Times New Roman" w:cs="Times New Roman"/>
          <w:sz w:val="20"/>
          <w:szCs w:val="20"/>
          <w:lang w:val="en-US"/>
        </w:rPr>
        <w:t>); Funding acquisition (</w:t>
      </w:r>
      <w:r w:rsidR="008052AC">
        <w:rPr>
          <w:rFonts w:ascii="Times New Roman" w:eastAsia="Times New Roman" w:hAnsi="Times New Roman" w:cs="Times New Roman"/>
          <w:sz w:val="20"/>
          <w:szCs w:val="20"/>
          <w:lang w:val="en-US"/>
        </w:rPr>
        <w:t>lea</w:t>
      </w:r>
      <w:r w:rsidR="00D01893">
        <w:rPr>
          <w:rFonts w:ascii="Times New Roman" w:eastAsia="Times New Roman" w:hAnsi="Times New Roman" w:cs="Times New Roman"/>
          <w:sz w:val="20"/>
          <w:szCs w:val="20"/>
          <w:lang w:val="en-US"/>
        </w:rPr>
        <w:t>d</w:t>
      </w:r>
      <w:r w:rsidR="00657144" w:rsidRPr="00657144">
        <w:rPr>
          <w:rFonts w:ascii="Times New Roman" w:eastAsia="Times New Roman" w:hAnsi="Times New Roman" w:cs="Times New Roman"/>
          <w:sz w:val="20"/>
          <w:szCs w:val="20"/>
          <w:lang w:val="en-US"/>
        </w:rPr>
        <w:t xml:space="preserve">); </w:t>
      </w:r>
      <w:r w:rsidR="008052AC" w:rsidRPr="008052AC">
        <w:rPr>
          <w:rFonts w:ascii="Times New Roman" w:eastAsia="Times New Roman" w:hAnsi="Times New Roman" w:cs="Times New Roman"/>
          <w:sz w:val="20"/>
          <w:szCs w:val="20"/>
          <w:lang w:val="en-US"/>
        </w:rPr>
        <w:t>Investigation</w:t>
      </w:r>
      <w:r w:rsidR="005929CE">
        <w:rPr>
          <w:rFonts w:ascii="Times New Roman" w:eastAsia="Times New Roman" w:hAnsi="Times New Roman" w:cs="Times New Roman"/>
          <w:sz w:val="20"/>
          <w:szCs w:val="20"/>
          <w:lang w:val="en-US"/>
        </w:rPr>
        <w:t xml:space="preserve"> (lead);</w:t>
      </w:r>
      <w:r w:rsidR="008052AC" w:rsidRPr="008052AC">
        <w:rPr>
          <w:rFonts w:ascii="Times New Roman" w:eastAsia="Times New Roman" w:hAnsi="Times New Roman" w:cs="Times New Roman"/>
          <w:sz w:val="20"/>
          <w:szCs w:val="20"/>
          <w:lang w:val="en-US"/>
        </w:rPr>
        <w:t xml:space="preserve"> </w:t>
      </w:r>
      <w:r w:rsidR="00657144" w:rsidRPr="00657144">
        <w:rPr>
          <w:rFonts w:ascii="Times New Roman" w:eastAsia="Times New Roman" w:hAnsi="Times New Roman" w:cs="Times New Roman"/>
          <w:sz w:val="20"/>
          <w:szCs w:val="20"/>
          <w:lang w:val="en-US"/>
        </w:rPr>
        <w:t>Methodology (lead); Project administration (</w:t>
      </w:r>
      <w:r w:rsidR="00215418">
        <w:rPr>
          <w:rFonts w:ascii="Times New Roman" w:eastAsia="Times New Roman" w:hAnsi="Times New Roman" w:cs="Times New Roman"/>
          <w:sz w:val="20"/>
          <w:szCs w:val="20"/>
          <w:lang w:val="en-US"/>
        </w:rPr>
        <w:t>lead</w:t>
      </w:r>
      <w:r w:rsidR="00657144" w:rsidRPr="00657144">
        <w:rPr>
          <w:rFonts w:ascii="Times New Roman" w:eastAsia="Times New Roman" w:hAnsi="Times New Roman" w:cs="Times New Roman"/>
          <w:sz w:val="20"/>
          <w:szCs w:val="20"/>
          <w:lang w:val="en-US"/>
        </w:rPr>
        <w:t>); Supervision (lead); Visualization (equal); Writing-original draft (lead); Writing</w:t>
      </w:r>
      <w:r w:rsidR="0085597F">
        <w:rPr>
          <w:rFonts w:ascii="Times New Roman" w:eastAsia="Times New Roman" w:hAnsi="Times New Roman" w:cs="Times New Roman"/>
          <w:sz w:val="20"/>
          <w:szCs w:val="20"/>
          <w:lang w:val="en-US"/>
        </w:rPr>
        <w:t>-</w:t>
      </w:r>
      <w:r w:rsidR="00657144" w:rsidRPr="00657144">
        <w:rPr>
          <w:rFonts w:ascii="Times New Roman" w:eastAsia="Times New Roman" w:hAnsi="Times New Roman" w:cs="Times New Roman"/>
          <w:sz w:val="20"/>
          <w:szCs w:val="20"/>
          <w:lang w:val="en-US"/>
        </w:rPr>
        <w:t>review &amp; editing (</w:t>
      </w:r>
      <w:r w:rsidR="00863684">
        <w:rPr>
          <w:rFonts w:ascii="Times New Roman" w:eastAsia="Times New Roman" w:hAnsi="Times New Roman" w:cs="Times New Roman"/>
          <w:sz w:val="20"/>
          <w:szCs w:val="20"/>
          <w:lang w:val="en-US"/>
        </w:rPr>
        <w:t>equal</w:t>
      </w:r>
      <w:r w:rsidR="00657144" w:rsidRPr="00657144">
        <w:rPr>
          <w:rFonts w:ascii="Times New Roman" w:eastAsia="Times New Roman" w:hAnsi="Times New Roman" w:cs="Times New Roman"/>
          <w:sz w:val="20"/>
          <w:szCs w:val="20"/>
          <w:lang w:val="en-US"/>
        </w:rPr>
        <w:t>)</w:t>
      </w:r>
      <w:r w:rsidR="0085597F">
        <w:rPr>
          <w:rFonts w:ascii="Times New Roman" w:eastAsia="Times New Roman" w:hAnsi="Times New Roman" w:cs="Times New Roman"/>
          <w:sz w:val="20"/>
          <w:szCs w:val="20"/>
          <w:lang w:val="en-US"/>
        </w:rPr>
        <w:t xml:space="preserve">; </w:t>
      </w:r>
      <w:r w:rsidR="0085597F" w:rsidRPr="000E6520">
        <w:rPr>
          <w:rFonts w:ascii="Times New Roman" w:eastAsia="Times New Roman" w:hAnsi="Times New Roman" w:cs="Times New Roman"/>
          <w:b/>
          <w:bCs/>
          <w:sz w:val="20"/>
          <w:szCs w:val="20"/>
          <w:lang w:val="en-US"/>
        </w:rPr>
        <w:lastRenderedPageBreak/>
        <w:t>J</w:t>
      </w:r>
      <w:r w:rsidR="0012559C" w:rsidRPr="000E6520">
        <w:rPr>
          <w:rFonts w:ascii="Times New Roman" w:eastAsia="Times New Roman" w:hAnsi="Times New Roman" w:cs="Times New Roman"/>
          <w:b/>
          <w:bCs/>
          <w:sz w:val="20"/>
          <w:szCs w:val="20"/>
          <w:lang w:val="en-US"/>
        </w:rPr>
        <w:t xml:space="preserve">oão L. S. </w:t>
      </w:r>
      <w:proofErr w:type="spellStart"/>
      <w:r w:rsidR="0012559C" w:rsidRPr="000E6520">
        <w:rPr>
          <w:rFonts w:ascii="Times New Roman" w:eastAsia="Times New Roman" w:hAnsi="Times New Roman" w:cs="Times New Roman"/>
          <w:b/>
          <w:bCs/>
          <w:sz w:val="20"/>
          <w:szCs w:val="20"/>
          <w:lang w:val="en-US"/>
        </w:rPr>
        <w:t>Olímpio</w:t>
      </w:r>
      <w:proofErr w:type="spellEnd"/>
      <w:r w:rsidR="0012559C">
        <w:rPr>
          <w:rFonts w:ascii="Times New Roman" w:eastAsia="Times New Roman" w:hAnsi="Times New Roman" w:cs="Times New Roman"/>
          <w:sz w:val="20"/>
          <w:szCs w:val="20"/>
          <w:lang w:val="en-US"/>
        </w:rPr>
        <w:t xml:space="preserve">: </w:t>
      </w:r>
      <w:r w:rsidR="0012559C" w:rsidRPr="00657144">
        <w:rPr>
          <w:rFonts w:ascii="Times New Roman" w:eastAsia="Times New Roman" w:hAnsi="Times New Roman" w:cs="Times New Roman"/>
          <w:sz w:val="20"/>
          <w:szCs w:val="20"/>
          <w:lang w:val="en-US"/>
        </w:rPr>
        <w:t>Conceptualization (</w:t>
      </w:r>
      <w:r w:rsidR="0012559C">
        <w:rPr>
          <w:rFonts w:ascii="Times New Roman" w:eastAsia="Times New Roman" w:hAnsi="Times New Roman" w:cs="Times New Roman"/>
          <w:sz w:val="20"/>
          <w:szCs w:val="20"/>
          <w:lang w:val="en-US"/>
        </w:rPr>
        <w:t>equal</w:t>
      </w:r>
      <w:r w:rsidR="0012559C" w:rsidRPr="00657144">
        <w:rPr>
          <w:rFonts w:ascii="Times New Roman" w:eastAsia="Times New Roman" w:hAnsi="Times New Roman" w:cs="Times New Roman"/>
          <w:sz w:val="20"/>
          <w:szCs w:val="20"/>
          <w:lang w:val="en-US"/>
        </w:rPr>
        <w:t>);</w:t>
      </w:r>
      <w:r w:rsidR="00835C8D">
        <w:rPr>
          <w:rFonts w:ascii="Times New Roman" w:eastAsia="Times New Roman" w:hAnsi="Times New Roman" w:cs="Times New Roman"/>
          <w:sz w:val="20"/>
          <w:szCs w:val="20"/>
          <w:lang w:val="en-US"/>
        </w:rPr>
        <w:t xml:space="preserve"> Data curation (equal);</w:t>
      </w:r>
      <w:r w:rsidR="00E047DF">
        <w:rPr>
          <w:rFonts w:ascii="Times New Roman" w:eastAsia="Times New Roman" w:hAnsi="Times New Roman" w:cs="Times New Roman"/>
          <w:sz w:val="20"/>
          <w:szCs w:val="20"/>
          <w:lang w:val="en-US"/>
        </w:rPr>
        <w:t xml:space="preserve"> </w:t>
      </w:r>
      <w:r w:rsidR="00E047DF" w:rsidRPr="00657144">
        <w:rPr>
          <w:rFonts w:ascii="Times New Roman" w:eastAsia="Times New Roman" w:hAnsi="Times New Roman" w:cs="Times New Roman"/>
          <w:sz w:val="20"/>
          <w:szCs w:val="20"/>
          <w:lang w:val="en-US"/>
        </w:rPr>
        <w:t>Formal analysis (</w:t>
      </w:r>
      <w:r w:rsidR="00E047DF">
        <w:rPr>
          <w:rFonts w:ascii="Times New Roman" w:eastAsia="Times New Roman" w:hAnsi="Times New Roman" w:cs="Times New Roman"/>
          <w:sz w:val="20"/>
          <w:szCs w:val="20"/>
          <w:lang w:val="en-US"/>
        </w:rPr>
        <w:t>supporting</w:t>
      </w:r>
      <w:r w:rsidR="00E047DF" w:rsidRPr="00657144">
        <w:rPr>
          <w:rFonts w:ascii="Times New Roman" w:eastAsia="Times New Roman" w:hAnsi="Times New Roman" w:cs="Times New Roman"/>
          <w:sz w:val="20"/>
          <w:szCs w:val="20"/>
          <w:lang w:val="en-US"/>
        </w:rPr>
        <w:t>);</w:t>
      </w:r>
      <w:r w:rsidR="005929CE">
        <w:rPr>
          <w:rFonts w:ascii="Times New Roman" w:eastAsia="Times New Roman" w:hAnsi="Times New Roman" w:cs="Times New Roman"/>
          <w:sz w:val="20"/>
          <w:szCs w:val="20"/>
          <w:lang w:val="en-US"/>
        </w:rPr>
        <w:t xml:space="preserve"> </w:t>
      </w:r>
      <w:r w:rsidR="005929CE" w:rsidRPr="008052AC">
        <w:rPr>
          <w:rFonts w:ascii="Times New Roman" w:eastAsia="Times New Roman" w:hAnsi="Times New Roman" w:cs="Times New Roman"/>
          <w:sz w:val="20"/>
          <w:szCs w:val="20"/>
          <w:lang w:val="en-US"/>
        </w:rPr>
        <w:t>Investigation</w:t>
      </w:r>
      <w:r w:rsidR="005929CE">
        <w:rPr>
          <w:rFonts w:ascii="Times New Roman" w:eastAsia="Times New Roman" w:hAnsi="Times New Roman" w:cs="Times New Roman"/>
          <w:sz w:val="20"/>
          <w:szCs w:val="20"/>
          <w:lang w:val="en-US"/>
        </w:rPr>
        <w:t xml:space="preserve"> (lead);</w:t>
      </w:r>
      <w:r w:rsidR="00215418">
        <w:rPr>
          <w:rFonts w:ascii="Times New Roman" w:eastAsia="Times New Roman" w:hAnsi="Times New Roman" w:cs="Times New Roman"/>
          <w:sz w:val="20"/>
          <w:szCs w:val="20"/>
          <w:lang w:val="en-US"/>
        </w:rPr>
        <w:t xml:space="preserve"> </w:t>
      </w:r>
      <w:r w:rsidR="00215418" w:rsidRPr="00657144">
        <w:rPr>
          <w:rFonts w:ascii="Times New Roman" w:eastAsia="Times New Roman" w:hAnsi="Times New Roman" w:cs="Times New Roman"/>
          <w:sz w:val="20"/>
          <w:szCs w:val="20"/>
          <w:lang w:val="en-US"/>
        </w:rPr>
        <w:t>Methodology (</w:t>
      </w:r>
      <w:r w:rsidR="00215418">
        <w:rPr>
          <w:rFonts w:ascii="Times New Roman" w:eastAsia="Times New Roman" w:hAnsi="Times New Roman" w:cs="Times New Roman"/>
          <w:sz w:val="20"/>
          <w:szCs w:val="20"/>
          <w:lang w:val="en-US"/>
        </w:rPr>
        <w:t>equal</w:t>
      </w:r>
      <w:r w:rsidR="00215418" w:rsidRPr="00657144">
        <w:rPr>
          <w:rFonts w:ascii="Times New Roman" w:eastAsia="Times New Roman" w:hAnsi="Times New Roman" w:cs="Times New Roman"/>
          <w:sz w:val="20"/>
          <w:szCs w:val="20"/>
          <w:lang w:val="en-US"/>
        </w:rPr>
        <w:t>)</w:t>
      </w:r>
      <w:r w:rsidR="004A3C55">
        <w:rPr>
          <w:rFonts w:ascii="Times New Roman" w:eastAsia="Times New Roman" w:hAnsi="Times New Roman" w:cs="Times New Roman"/>
          <w:sz w:val="20"/>
          <w:szCs w:val="20"/>
          <w:lang w:val="en-US"/>
        </w:rPr>
        <w:t xml:space="preserve">; </w:t>
      </w:r>
      <w:r w:rsidR="004A3C55" w:rsidRPr="00657144">
        <w:rPr>
          <w:rFonts w:ascii="Times New Roman" w:eastAsia="Times New Roman" w:hAnsi="Times New Roman" w:cs="Times New Roman"/>
          <w:sz w:val="20"/>
          <w:szCs w:val="20"/>
          <w:lang w:val="en-US"/>
        </w:rPr>
        <w:t>Project administration (</w:t>
      </w:r>
      <w:r w:rsidR="004A3C55">
        <w:rPr>
          <w:rFonts w:ascii="Times New Roman" w:eastAsia="Times New Roman" w:hAnsi="Times New Roman" w:cs="Times New Roman"/>
          <w:sz w:val="20"/>
          <w:szCs w:val="20"/>
          <w:lang w:val="en-US"/>
        </w:rPr>
        <w:t>supporting</w:t>
      </w:r>
      <w:r w:rsidR="004A3C55" w:rsidRPr="00657144">
        <w:rPr>
          <w:rFonts w:ascii="Times New Roman" w:eastAsia="Times New Roman" w:hAnsi="Times New Roman" w:cs="Times New Roman"/>
          <w:sz w:val="20"/>
          <w:szCs w:val="20"/>
          <w:lang w:val="en-US"/>
        </w:rPr>
        <w:t>);</w:t>
      </w:r>
      <w:r w:rsidR="00C74078">
        <w:rPr>
          <w:rFonts w:ascii="Times New Roman" w:eastAsia="Times New Roman" w:hAnsi="Times New Roman" w:cs="Times New Roman"/>
          <w:sz w:val="20"/>
          <w:szCs w:val="20"/>
          <w:lang w:val="en-US"/>
        </w:rPr>
        <w:t xml:space="preserve"> </w:t>
      </w:r>
      <w:r w:rsidR="001D637A" w:rsidRPr="001D637A">
        <w:rPr>
          <w:rFonts w:ascii="Times New Roman" w:eastAsia="Times New Roman" w:hAnsi="Times New Roman" w:cs="Times New Roman"/>
          <w:sz w:val="20"/>
          <w:szCs w:val="20"/>
          <w:lang w:val="en-US"/>
        </w:rPr>
        <w:t>Visualization</w:t>
      </w:r>
      <w:r w:rsidR="00E21192">
        <w:rPr>
          <w:rFonts w:ascii="Times New Roman" w:eastAsia="Times New Roman" w:hAnsi="Times New Roman" w:cs="Times New Roman"/>
          <w:sz w:val="20"/>
          <w:szCs w:val="20"/>
          <w:lang w:val="en-US"/>
        </w:rPr>
        <w:t xml:space="preserve"> (lead)</w:t>
      </w:r>
      <w:r w:rsidR="005457A5">
        <w:rPr>
          <w:rFonts w:ascii="Times New Roman" w:eastAsia="Times New Roman" w:hAnsi="Times New Roman" w:cs="Times New Roman"/>
          <w:sz w:val="20"/>
          <w:szCs w:val="20"/>
          <w:lang w:val="en-US"/>
        </w:rPr>
        <w:t xml:space="preserve">; </w:t>
      </w:r>
      <w:r w:rsidR="005457A5" w:rsidRPr="00657144">
        <w:rPr>
          <w:rFonts w:ascii="Times New Roman" w:eastAsia="Times New Roman" w:hAnsi="Times New Roman" w:cs="Times New Roman"/>
          <w:sz w:val="20"/>
          <w:szCs w:val="20"/>
          <w:lang w:val="en-US"/>
        </w:rPr>
        <w:t>Writing-original draft (</w:t>
      </w:r>
      <w:r w:rsidR="005457A5">
        <w:rPr>
          <w:rFonts w:ascii="Times New Roman" w:eastAsia="Times New Roman" w:hAnsi="Times New Roman" w:cs="Times New Roman"/>
          <w:sz w:val="20"/>
          <w:szCs w:val="20"/>
          <w:lang w:val="en-US"/>
        </w:rPr>
        <w:t>equal</w:t>
      </w:r>
      <w:r w:rsidR="005457A5" w:rsidRPr="00657144">
        <w:rPr>
          <w:rFonts w:ascii="Times New Roman" w:eastAsia="Times New Roman" w:hAnsi="Times New Roman" w:cs="Times New Roman"/>
          <w:sz w:val="20"/>
          <w:szCs w:val="20"/>
          <w:lang w:val="en-US"/>
        </w:rPr>
        <w:t>);</w:t>
      </w:r>
      <w:r w:rsidR="000E6520">
        <w:rPr>
          <w:rFonts w:ascii="Times New Roman" w:eastAsia="Times New Roman" w:hAnsi="Times New Roman" w:cs="Times New Roman"/>
          <w:sz w:val="20"/>
          <w:szCs w:val="20"/>
          <w:lang w:val="en-US"/>
        </w:rPr>
        <w:t xml:space="preserve"> </w:t>
      </w:r>
      <w:r w:rsidR="000E6520" w:rsidRPr="00657144">
        <w:rPr>
          <w:rFonts w:ascii="Times New Roman" w:eastAsia="Times New Roman" w:hAnsi="Times New Roman" w:cs="Times New Roman"/>
          <w:sz w:val="20"/>
          <w:szCs w:val="20"/>
          <w:lang w:val="en-US"/>
        </w:rPr>
        <w:t>Writing</w:t>
      </w:r>
      <w:r w:rsidR="000E6520">
        <w:rPr>
          <w:rFonts w:ascii="Times New Roman" w:eastAsia="Times New Roman" w:hAnsi="Times New Roman" w:cs="Times New Roman"/>
          <w:sz w:val="20"/>
          <w:szCs w:val="20"/>
          <w:lang w:val="en-US"/>
        </w:rPr>
        <w:t>-</w:t>
      </w:r>
      <w:r w:rsidR="000E6520" w:rsidRPr="00657144">
        <w:rPr>
          <w:rFonts w:ascii="Times New Roman" w:eastAsia="Times New Roman" w:hAnsi="Times New Roman" w:cs="Times New Roman"/>
          <w:sz w:val="20"/>
          <w:szCs w:val="20"/>
          <w:lang w:val="en-US"/>
        </w:rPr>
        <w:t>review &amp; editing (</w:t>
      </w:r>
      <w:r w:rsidR="000E6520">
        <w:rPr>
          <w:rFonts w:ascii="Times New Roman" w:eastAsia="Times New Roman" w:hAnsi="Times New Roman" w:cs="Times New Roman"/>
          <w:sz w:val="20"/>
          <w:szCs w:val="20"/>
          <w:lang w:val="en-US"/>
        </w:rPr>
        <w:t>equal</w:t>
      </w:r>
      <w:r w:rsidR="000E6520" w:rsidRPr="00657144">
        <w:rPr>
          <w:rFonts w:ascii="Times New Roman" w:eastAsia="Times New Roman" w:hAnsi="Times New Roman" w:cs="Times New Roman"/>
          <w:sz w:val="20"/>
          <w:szCs w:val="20"/>
          <w:lang w:val="en-US"/>
        </w:rPr>
        <w:t>)</w:t>
      </w:r>
      <w:r w:rsidR="000E6520">
        <w:rPr>
          <w:rFonts w:ascii="Times New Roman" w:eastAsia="Times New Roman" w:hAnsi="Times New Roman" w:cs="Times New Roman"/>
          <w:sz w:val="20"/>
          <w:szCs w:val="20"/>
          <w:lang w:val="en-US"/>
        </w:rPr>
        <w:t xml:space="preserve">. </w:t>
      </w:r>
      <w:r w:rsidR="0012559C" w:rsidRPr="000E6520">
        <w:rPr>
          <w:rFonts w:ascii="Times New Roman" w:eastAsia="Times New Roman" w:hAnsi="Times New Roman" w:cs="Times New Roman"/>
          <w:b/>
          <w:bCs/>
          <w:sz w:val="20"/>
          <w:szCs w:val="20"/>
          <w:lang w:val="en-US"/>
        </w:rPr>
        <w:t xml:space="preserve">Maria. A. M. </w:t>
      </w:r>
      <w:r w:rsidR="0030423C" w:rsidRPr="000E6520">
        <w:rPr>
          <w:rFonts w:ascii="Times New Roman" w:eastAsia="Times New Roman" w:hAnsi="Times New Roman" w:cs="Times New Roman"/>
          <w:b/>
          <w:bCs/>
          <w:sz w:val="20"/>
          <w:szCs w:val="20"/>
          <w:lang w:val="en-US"/>
        </w:rPr>
        <w:t>Silva</w:t>
      </w:r>
      <w:r w:rsidR="0030423C">
        <w:rPr>
          <w:rFonts w:ascii="Times New Roman" w:eastAsia="Times New Roman" w:hAnsi="Times New Roman" w:cs="Times New Roman"/>
          <w:sz w:val="20"/>
          <w:szCs w:val="20"/>
          <w:lang w:val="en-US"/>
        </w:rPr>
        <w:t>:</w:t>
      </w:r>
      <w:r w:rsidR="005F5CFE">
        <w:rPr>
          <w:rFonts w:ascii="Times New Roman" w:eastAsia="Times New Roman" w:hAnsi="Times New Roman" w:cs="Times New Roman"/>
          <w:sz w:val="20"/>
          <w:szCs w:val="20"/>
          <w:lang w:val="en-US"/>
        </w:rPr>
        <w:t xml:space="preserve"> </w:t>
      </w:r>
      <w:r w:rsidR="005F5CFE" w:rsidRPr="00657144">
        <w:rPr>
          <w:rFonts w:ascii="Times New Roman" w:eastAsia="Times New Roman" w:hAnsi="Times New Roman" w:cs="Times New Roman"/>
          <w:sz w:val="20"/>
          <w:szCs w:val="20"/>
          <w:lang w:val="en-US"/>
        </w:rPr>
        <w:t>Conceptualization (</w:t>
      </w:r>
      <w:r w:rsidR="005F5CFE">
        <w:rPr>
          <w:rFonts w:ascii="Times New Roman" w:eastAsia="Times New Roman" w:hAnsi="Times New Roman" w:cs="Times New Roman"/>
          <w:sz w:val="20"/>
          <w:szCs w:val="20"/>
          <w:lang w:val="en-US"/>
        </w:rPr>
        <w:t>supporting</w:t>
      </w:r>
      <w:r w:rsidR="005F5CFE" w:rsidRPr="00657144">
        <w:rPr>
          <w:rFonts w:ascii="Times New Roman" w:eastAsia="Times New Roman" w:hAnsi="Times New Roman" w:cs="Times New Roman"/>
          <w:sz w:val="20"/>
          <w:szCs w:val="20"/>
          <w:lang w:val="en-US"/>
        </w:rPr>
        <w:t>)</w:t>
      </w:r>
      <w:r w:rsidR="005F5CFE">
        <w:rPr>
          <w:rFonts w:ascii="Times New Roman" w:eastAsia="Times New Roman" w:hAnsi="Times New Roman" w:cs="Times New Roman"/>
          <w:sz w:val="20"/>
          <w:szCs w:val="20"/>
          <w:lang w:val="en-US"/>
        </w:rPr>
        <w:t>;</w:t>
      </w:r>
      <w:r w:rsidR="00835C8D">
        <w:rPr>
          <w:rFonts w:ascii="Times New Roman" w:eastAsia="Times New Roman" w:hAnsi="Times New Roman" w:cs="Times New Roman"/>
          <w:sz w:val="20"/>
          <w:szCs w:val="20"/>
          <w:lang w:val="en-US"/>
        </w:rPr>
        <w:t xml:space="preserve"> Data curation (supporting);</w:t>
      </w:r>
      <w:r w:rsidR="00215418">
        <w:rPr>
          <w:rFonts w:ascii="Times New Roman" w:eastAsia="Times New Roman" w:hAnsi="Times New Roman" w:cs="Times New Roman"/>
          <w:sz w:val="20"/>
          <w:szCs w:val="20"/>
          <w:lang w:val="en-US"/>
        </w:rPr>
        <w:t xml:space="preserve"> </w:t>
      </w:r>
      <w:r w:rsidR="004A3C55" w:rsidRPr="00657144">
        <w:rPr>
          <w:rFonts w:ascii="Times New Roman" w:eastAsia="Times New Roman" w:hAnsi="Times New Roman" w:cs="Times New Roman"/>
          <w:sz w:val="20"/>
          <w:szCs w:val="20"/>
          <w:lang w:val="en-US"/>
        </w:rPr>
        <w:t>Project administration (</w:t>
      </w:r>
      <w:r w:rsidR="004A3C55">
        <w:rPr>
          <w:rFonts w:ascii="Times New Roman" w:eastAsia="Times New Roman" w:hAnsi="Times New Roman" w:cs="Times New Roman"/>
          <w:sz w:val="20"/>
          <w:szCs w:val="20"/>
          <w:lang w:val="en-US"/>
        </w:rPr>
        <w:t>supporting</w:t>
      </w:r>
      <w:r w:rsidR="004A3C55" w:rsidRPr="00657144">
        <w:rPr>
          <w:rFonts w:ascii="Times New Roman" w:eastAsia="Times New Roman" w:hAnsi="Times New Roman" w:cs="Times New Roman"/>
          <w:sz w:val="20"/>
          <w:szCs w:val="20"/>
          <w:lang w:val="en-US"/>
        </w:rPr>
        <w:t>);</w:t>
      </w:r>
      <w:r w:rsidR="001D637A">
        <w:rPr>
          <w:rFonts w:ascii="Times New Roman" w:eastAsia="Times New Roman" w:hAnsi="Times New Roman" w:cs="Times New Roman"/>
          <w:sz w:val="20"/>
          <w:szCs w:val="20"/>
          <w:lang w:val="en-US"/>
        </w:rPr>
        <w:t xml:space="preserve"> </w:t>
      </w:r>
      <w:r w:rsidR="005457A5" w:rsidRPr="00657144">
        <w:rPr>
          <w:rFonts w:ascii="Times New Roman" w:eastAsia="Times New Roman" w:hAnsi="Times New Roman" w:cs="Times New Roman"/>
          <w:sz w:val="20"/>
          <w:szCs w:val="20"/>
          <w:lang w:val="en-US"/>
        </w:rPr>
        <w:t>Writing-original draft (</w:t>
      </w:r>
      <w:r w:rsidR="00863684">
        <w:rPr>
          <w:rFonts w:ascii="Times New Roman" w:eastAsia="Times New Roman" w:hAnsi="Times New Roman" w:cs="Times New Roman"/>
          <w:sz w:val="20"/>
          <w:szCs w:val="20"/>
          <w:lang w:val="en-US"/>
        </w:rPr>
        <w:t>supporting</w:t>
      </w:r>
      <w:r w:rsidR="005457A5" w:rsidRPr="00657144">
        <w:rPr>
          <w:rFonts w:ascii="Times New Roman" w:eastAsia="Times New Roman" w:hAnsi="Times New Roman" w:cs="Times New Roman"/>
          <w:sz w:val="20"/>
          <w:szCs w:val="20"/>
          <w:lang w:val="en-US"/>
        </w:rPr>
        <w:t>);</w:t>
      </w:r>
      <w:r w:rsidR="000E6520">
        <w:rPr>
          <w:rFonts w:ascii="Times New Roman" w:eastAsia="Times New Roman" w:hAnsi="Times New Roman" w:cs="Times New Roman"/>
          <w:sz w:val="20"/>
          <w:szCs w:val="20"/>
          <w:lang w:val="en-US"/>
        </w:rPr>
        <w:t xml:space="preserve"> </w:t>
      </w:r>
      <w:r w:rsidR="000E6520" w:rsidRPr="00657144">
        <w:rPr>
          <w:rFonts w:ascii="Times New Roman" w:eastAsia="Times New Roman" w:hAnsi="Times New Roman" w:cs="Times New Roman"/>
          <w:sz w:val="20"/>
          <w:szCs w:val="20"/>
          <w:lang w:val="en-US"/>
        </w:rPr>
        <w:t>Writing</w:t>
      </w:r>
      <w:r w:rsidR="000E6520">
        <w:rPr>
          <w:rFonts w:ascii="Times New Roman" w:eastAsia="Times New Roman" w:hAnsi="Times New Roman" w:cs="Times New Roman"/>
          <w:sz w:val="20"/>
          <w:szCs w:val="20"/>
          <w:lang w:val="en-US"/>
        </w:rPr>
        <w:t>-</w:t>
      </w:r>
      <w:r w:rsidR="000E6520" w:rsidRPr="00657144">
        <w:rPr>
          <w:rFonts w:ascii="Times New Roman" w:eastAsia="Times New Roman" w:hAnsi="Times New Roman" w:cs="Times New Roman"/>
          <w:sz w:val="20"/>
          <w:szCs w:val="20"/>
          <w:lang w:val="en-US"/>
        </w:rPr>
        <w:t>review &amp; editing (</w:t>
      </w:r>
      <w:r w:rsidR="000E6520">
        <w:rPr>
          <w:rFonts w:ascii="Times New Roman" w:eastAsia="Times New Roman" w:hAnsi="Times New Roman" w:cs="Times New Roman"/>
          <w:sz w:val="20"/>
          <w:szCs w:val="20"/>
          <w:lang w:val="en-US"/>
        </w:rPr>
        <w:t>equal</w:t>
      </w:r>
      <w:r w:rsidR="000E6520" w:rsidRPr="00657144">
        <w:rPr>
          <w:rFonts w:ascii="Times New Roman" w:eastAsia="Times New Roman" w:hAnsi="Times New Roman" w:cs="Times New Roman"/>
          <w:sz w:val="20"/>
          <w:szCs w:val="20"/>
          <w:lang w:val="en-US"/>
        </w:rPr>
        <w:t>)</w:t>
      </w:r>
      <w:r w:rsidR="000E6520">
        <w:rPr>
          <w:rFonts w:ascii="Times New Roman" w:eastAsia="Times New Roman" w:hAnsi="Times New Roman" w:cs="Times New Roman"/>
          <w:sz w:val="20"/>
          <w:szCs w:val="20"/>
          <w:lang w:val="en-US"/>
        </w:rPr>
        <w:t xml:space="preserve">. </w:t>
      </w:r>
      <w:r w:rsidR="0030423C" w:rsidRPr="000E6520">
        <w:rPr>
          <w:rFonts w:ascii="Times New Roman" w:eastAsia="Times New Roman" w:hAnsi="Times New Roman" w:cs="Times New Roman"/>
          <w:b/>
          <w:bCs/>
          <w:sz w:val="20"/>
          <w:szCs w:val="20"/>
          <w:lang w:val="en-US"/>
        </w:rPr>
        <w:t>José. C. de Araújo</w:t>
      </w:r>
      <w:r w:rsidR="0030423C">
        <w:rPr>
          <w:rFonts w:ascii="Times New Roman" w:eastAsia="Times New Roman" w:hAnsi="Times New Roman" w:cs="Times New Roman"/>
          <w:sz w:val="20"/>
          <w:szCs w:val="20"/>
          <w:lang w:val="en-US"/>
        </w:rPr>
        <w:t>:</w:t>
      </w:r>
      <w:r w:rsidR="005F5CFE">
        <w:rPr>
          <w:rFonts w:ascii="Times New Roman" w:eastAsia="Times New Roman" w:hAnsi="Times New Roman" w:cs="Times New Roman"/>
          <w:sz w:val="20"/>
          <w:szCs w:val="20"/>
          <w:lang w:val="en-US"/>
        </w:rPr>
        <w:t xml:space="preserve"> </w:t>
      </w:r>
      <w:r w:rsidR="005F5CFE" w:rsidRPr="00657144">
        <w:rPr>
          <w:rFonts w:ascii="Times New Roman" w:eastAsia="Times New Roman" w:hAnsi="Times New Roman" w:cs="Times New Roman"/>
          <w:sz w:val="20"/>
          <w:szCs w:val="20"/>
          <w:lang w:val="en-US"/>
        </w:rPr>
        <w:t>Conceptualization (</w:t>
      </w:r>
      <w:r w:rsidR="005F5CFE">
        <w:rPr>
          <w:rFonts w:ascii="Times New Roman" w:eastAsia="Times New Roman" w:hAnsi="Times New Roman" w:cs="Times New Roman"/>
          <w:sz w:val="20"/>
          <w:szCs w:val="20"/>
          <w:lang w:val="en-US"/>
        </w:rPr>
        <w:t>equal</w:t>
      </w:r>
      <w:r w:rsidR="005F5CFE" w:rsidRPr="00657144">
        <w:rPr>
          <w:rFonts w:ascii="Times New Roman" w:eastAsia="Times New Roman" w:hAnsi="Times New Roman" w:cs="Times New Roman"/>
          <w:sz w:val="20"/>
          <w:szCs w:val="20"/>
          <w:lang w:val="en-US"/>
        </w:rPr>
        <w:t>)</w:t>
      </w:r>
      <w:r w:rsidR="005F5CFE">
        <w:rPr>
          <w:rFonts w:ascii="Times New Roman" w:eastAsia="Times New Roman" w:hAnsi="Times New Roman" w:cs="Times New Roman"/>
          <w:sz w:val="20"/>
          <w:szCs w:val="20"/>
          <w:lang w:val="en-US"/>
        </w:rPr>
        <w:t>;</w:t>
      </w:r>
      <w:r w:rsidR="00835C8D">
        <w:rPr>
          <w:rFonts w:ascii="Times New Roman" w:eastAsia="Times New Roman" w:hAnsi="Times New Roman" w:cs="Times New Roman"/>
          <w:sz w:val="20"/>
          <w:szCs w:val="20"/>
          <w:lang w:val="en-US"/>
        </w:rPr>
        <w:t xml:space="preserve"> Data curation (equal);</w:t>
      </w:r>
      <w:r w:rsidR="00DD7DF9">
        <w:rPr>
          <w:rFonts w:ascii="Times New Roman" w:eastAsia="Times New Roman" w:hAnsi="Times New Roman" w:cs="Times New Roman"/>
          <w:sz w:val="20"/>
          <w:szCs w:val="20"/>
          <w:lang w:val="en-US"/>
        </w:rPr>
        <w:t xml:space="preserve"> </w:t>
      </w:r>
      <w:r w:rsidR="00DD7DF9" w:rsidRPr="00657144">
        <w:rPr>
          <w:rFonts w:ascii="Times New Roman" w:eastAsia="Times New Roman" w:hAnsi="Times New Roman" w:cs="Times New Roman"/>
          <w:sz w:val="20"/>
          <w:szCs w:val="20"/>
          <w:lang w:val="en-US"/>
        </w:rPr>
        <w:t>Formal analysis (</w:t>
      </w:r>
      <w:r w:rsidR="00DD7DF9">
        <w:rPr>
          <w:rFonts w:ascii="Times New Roman" w:eastAsia="Times New Roman" w:hAnsi="Times New Roman" w:cs="Times New Roman"/>
          <w:sz w:val="20"/>
          <w:szCs w:val="20"/>
          <w:lang w:val="en-US"/>
        </w:rPr>
        <w:t>equal</w:t>
      </w:r>
      <w:r w:rsidR="00DD7DF9" w:rsidRPr="00657144">
        <w:rPr>
          <w:rFonts w:ascii="Times New Roman" w:eastAsia="Times New Roman" w:hAnsi="Times New Roman" w:cs="Times New Roman"/>
          <w:sz w:val="20"/>
          <w:szCs w:val="20"/>
          <w:lang w:val="en-US"/>
        </w:rPr>
        <w:t>);</w:t>
      </w:r>
      <w:r w:rsidR="005929CE">
        <w:rPr>
          <w:rFonts w:ascii="Times New Roman" w:eastAsia="Times New Roman" w:hAnsi="Times New Roman" w:cs="Times New Roman"/>
          <w:sz w:val="20"/>
          <w:szCs w:val="20"/>
          <w:lang w:val="en-US"/>
        </w:rPr>
        <w:t xml:space="preserve"> </w:t>
      </w:r>
      <w:r w:rsidR="005929CE" w:rsidRPr="008052AC">
        <w:rPr>
          <w:rFonts w:ascii="Times New Roman" w:eastAsia="Times New Roman" w:hAnsi="Times New Roman" w:cs="Times New Roman"/>
          <w:sz w:val="20"/>
          <w:szCs w:val="20"/>
          <w:lang w:val="en-US"/>
        </w:rPr>
        <w:t>Investigation</w:t>
      </w:r>
      <w:r w:rsidR="005929CE">
        <w:rPr>
          <w:rFonts w:ascii="Times New Roman" w:eastAsia="Times New Roman" w:hAnsi="Times New Roman" w:cs="Times New Roman"/>
          <w:sz w:val="20"/>
          <w:szCs w:val="20"/>
          <w:lang w:val="en-US"/>
        </w:rPr>
        <w:t xml:space="preserve"> (supporting); </w:t>
      </w:r>
      <w:r w:rsidR="005929CE" w:rsidRPr="00657144">
        <w:rPr>
          <w:rFonts w:ascii="Times New Roman" w:eastAsia="Times New Roman" w:hAnsi="Times New Roman" w:cs="Times New Roman"/>
          <w:sz w:val="20"/>
          <w:szCs w:val="20"/>
          <w:lang w:val="en-US"/>
        </w:rPr>
        <w:t>Methodology (</w:t>
      </w:r>
      <w:r w:rsidR="005929CE">
        <w:rPr>
          <w:rFonts w:ascii="Times New Roman" w:eastAsia="Times New Roman" w:hAnsi="Times New Roman" w:cs="Times New Roman"/>
          <w:sz w:val="20"/>
          <w:szCs w:val="20"/>
          <w:lang w:val="en-US"/>
        </w:rPr>
        <w:t>equal</w:t>
      </w:r>
      <w:r w:rsidR="005929CE" w:rsidRPr="00657144">
        <w:rPr>
          <w:rFonts w:ascii="Times New Roman" w:eastAsia="Times New Roman" w:hAnsi="Times New Roman" w:cs="Times New Roman"/>
          <w:sz w:val="20"/>
          <w:szCs w:val="20"/>
          <w:lang w:val="en-US"/>
        </w:rPr>
        <w:t>)</w:t>
      </w:r>
      <w:r w:rsidR="004A3C55">
        <w:rPr>
          <w:rFonts w:ascii="Times New Roman" w:eastAsia="Times New Roman" w:hAnsi="Times New Roman" w:cs="Times New Roman"/>
          <w:sz w:val="20"/>
          <w:szCs w:val="20"/>
          <w:lang w:val="en-US"/>
        </w:rPr>
        <w:t xml:space="preserve">; </w:t>
      </w:r>
      <w:r w:rsidR="004A3C55" w:rsidRPr="00657144">
        <w:rPr>
          <w:rFonts w:ascii="Times New Roman" w:eastAsia="Times New Roman" w:hAnsi="Times New Roman" w:cs="Times New Roman"/>
          <w:sz w:val="20"/>
          <w:szCs w:val="20"/>
          <w:lang w:val="en-US"/>
        </w:rPr>
        <w:t>Project administration (</w:t>
      </w:r>
      <w:r w:rsidR="004A3C55">
        <w:rPr>
          <w:rFonts w:ascii="Times New Roman" w:eastAsia="Times New Roman" w:hAnsi="Times New Roman" w:cs="Times New Roman"/>
          <w:sz w:val="20"/>
          <w:szCs w:val="20"/>
          <w:lang w:val="en-US"/>
        </w:rPr>
        <w:t>lead</w:t>
      </w:r>
      <w:r w:rsidR="004A3C55" w:rsidRPr="00657144">
        <w:rPr>
          <w:rFonts w:ascii="Times New Roman" w:eastAsia="Times New Roman" w:hAnsi="Times New Roman" w:cs="Times New Roman"/>
          <w:sz w:val="20"/>
          <w:szCs w:val="20"/>
          <w:lang w:val="en-US"/>
        </w:rPr>
        <w:t>);</w:t>
      </w:r>
      <w:r w:rsidR="00F93F84">
        <w:rPr>
          <w:rFonts w:ascii="Times New Roman" w:eastAsia="Times New Roman" w:hAnsi="Times New Roman" w:cs="Times New Roman"/>
          <w:sz w:val="20"/>
          <w:szCs w:val="20"/>
          <w:lang w:val="en-US"/>
        </w:rPr>
        <w:t xml:space="preserve"> </w:t>
      </w:r>
      <w:r w:rsidR="00F93F84" w:rsidRPr="00F93F84">
        <w:rPr>
          <w:rFonts w:ascii="Times New Roman" w:eastAsia="Times New Roman" w:hAnsi="Times New Roman" w:cs="Times New Roman"/>
          <w:sz w:val="20"/>
          <w:szCs w:val="20"/>
          <w:lang w:val="en-US"/>
        </w:rPr>
        <w:t>Supervision</w:t>
      </w:r>
      <w:r w:rsidR="00F93F84">
        <w:rPr>
          <w:rFonts w:ascii="Times New Roman" w:eastAsia="Times New Roman" w:hAnsi="Times New Roman" w:cs="Times New Roman"/>
          <w:sz w:val="20"/>
          <w:szCs w:val="20"/>
          <w:lang w:val="en-US"/>
        </w:rPr>
        <w:t xml:space="preserve"> (lead)</w:t>
      </w:r>
      <w:r w:rsidR="005457A5">
        <w:rPr>
          <w:rFonts w:ascii="Times New Roman" w:eastAsia="Times New Roman" w:hAnsi="Times New Roman" w:cs="Times New Roman"/>
          <w:sz w:val="20"/>
          <w:szCs w:val="20"/>
          <w:lang w:val="en-US"/>
        </w:rPr>
        <w:t xml:space="preserve">; </w:t>
      </w:r>
      <w:r w:rsidR="005457A5" w:rsidRPr="00657144">
        <w:rPr>
          <w:rFonts w:ascii="Times New Roman" w:eastAsia="Times New Roman" w:hAnsi="Times New Roman" w:cs="Times New Roman"/>
          <w:sz w:val="20"/>
          <w:szCs w:val="20"/>
          <w:lang w:val="en-US"/>
        </w:rPr>
        <w:t>Writing-original draft (</w:t>
      </w:r>
      <w:r w:rsidR="005457A5">
        <w:rPr>
          <w:rFonts w:ascii="Times New Roman" w:eastAsia="Times New Roman" w:hAnsi="Times New Roman" w:cs="Times New Roman"/>
          <w:sz w:val="20"/>
          <w:szCs w:val="20"/>
          <w:lang w:val="en-US"/>
        </w:rPr>
        <w:t>equal</w:t>
      </w:r>
      <w:r w:rsidR="005457A5" w:rsidRPr="00657144">
        <w:rPr>
          <w:rFonts w:ascii="Times New Roman" w:eastAsia="Times New Roman" w:hAnsi="Times New Roman" w:cs="Times New Roman"/>
          <w:sz w:val="20"/>
          <w:szCs w:val="20"/>
          <w:lang w:val="en-US"/>
        </w:rPr>
        <w:t>);</w:t>
      </w:r>
      <w:r w:rsidR="000E6520">
        <w:rPr>
          <w:rFonts w:ascii="Times New Roman" w:eastAsia="Times New Roman" w:hAnsi="Times New Roman" w:cs="Times New Roman"/>
          <w:sz w:val="20"/>
          <w:szCs w:val="20"/>
          <w:lang w:val="en-US"/>
        </w:rPr>
        <w:t xml:space="preserve"> </w:t>
      </w:r>
      <w:r w:rsidR="000E6520" w:rsidRPr="00657144">
        <w:rPr>
          <w:rFonts w:ascii="Times New Roman" w:eastAsia="Times New Roman" w:hAnsi="Times New Roman" w:cs="Times New Roman"/>
          <w:sz w:val="20"/>
          <w:szCs w:val="20"/>
          <w:lang w:val="en-US"/>
        </w:rPr>
        <w:t>Writing</w:t>
      </w:r>
      <w:r w:rsidR="000E6520">
        <w:rPr>
          <w:rFonts w:ascii="Times New Roman" w:eastAsia="Times New Roman" w:hAnsi="Times New Roman" w:cs="Times New Roman"/>
          <w:sz w:val="20"/>
          <w:szCs w:val="20"/>
          <w:lang w:val="en-US"/>
        </w:rPr>
        <w:t>-</w:t>
      </w:r>
      <w:r w:rsidR="000E6520" w:rsidRPr="00657144">
        <w:rPr>
          <w:rFonts w:ascii="Times New Roman" w:eastAsia="Times New Roman" w:hAnsi="Times New Roman" w:cs="Times New Roman"/>
          <w:sz w:val="20"/>
          <w:szCs w:val="20"/>
          <w:lang w:val="en-US"/>
        </w:rPr>
        <w:t>review &amp; editing (</w:t>
      </w:r>
      <w:r w:rsidR="000E6520">
        <w:rPr>
          <w:rFonts w:ascii="Times New Roman" w:eastAsia="Times New Roman" w:hAnsi="Times New Roman" w:cs="Times New Roman"/>
          <w:sz w:val="20"/>
          <w:szCs w:val="20"/>
          <w:lang w:val="en-US"/>
        </w:rPr>
        <w:t>equal</w:t>
      </w:r>
      <w:r w:rsidR="000E6520" w:rsidRPr="00657144">
        <w:rPr>
          <w:rFonts w:ascii="Times New Roman" w:eastAsia="Times New Roman" w:hAnsi="Times New Roman" w:cs="Times New Roman"/>
          <w:sz w:val="20"/>
          <w:szCs w:val="20"/>
          <w:lang w:val="en-US"/>
        </w:rPr>
        <w:t>)</w:t>
      </w:r>
      <w:r w:rsidR="000E6520">
        <w:rPr>
          <w:rFonts w:ascii="Times New Roman" w:eastAsia="Times New Roman" w:hAnsi="Times New Roman" w:cs="Times New Roman"/>
          <w:sz w:val="20"/>
          <w:szCs w:val="20"/>
          <w:lang w:val="en-US"/>
        </w:rPr>
        <w:t>.</w:t>
      </w:r>
    </w:p>
    <w:p w14:paraId="0A8086CD" w14:textId="77777777" w:rsidR="00F057A0" w:rsidRPr="00D17A36" w:rsidRDefault="00F057A0" w:rsidP="001C404C">
      <w:pPr>
        <w:spacing w:after="0" w:line="240" w:lineRule="auto"/>
        <w:ind w:firstLine="708"/>
        <w:jc w:val="both"/>
        <w:rPr>
          <w:rFonts w:ascii="Times New Roman" w:eastAsia="Times New Roman" w:hAnsi="Times New Roman" w:cs="Times New Roman"/>
          <w:sz w:val="20"/>
          <w:szCs w:val="20"/>
          <w:lang w:val="en-US"/>
        </w:rPr>
      </w:pPr>
    </w:p>
    <w:p w14:paraId="71BA8848" w14:textId="056A918F" w:rsidR="00E771BE" w:rsidRPr="00D3576C" w:rsidRDefault="001029B9">
      <w:pPr>
        <w:spacing w:after="0" w:line="240" w:lineRule="auto"/>
        <w:ind w:right="141"/>
        <w:jc w:val="both"/>
        <w:rPr>
          <w:rFonts w:ascii="Times New Roman" w:eastAsia="Times New Roman" w:hAnsi="Times New Roman" w:cs="Times New Roman"/>
          <w:b/>
          <w:sz w:val="20"/>
          <w:szCs w:val="20"/>
          <w:highlight w:val="yellow"/>
          <w:lang w:val="en-US"/>
        </w:rPr>
      </w:pPr>
      <w:r w:rsidRPr="004F3D21">
        <w:rPr>
          <w:rFonts w:ascii="Times New Roman" w:eastAsia="Times New Roman" w:hAnsi="Times New Roman" w:cs="Times New Roman"/>
          <w:b/>
          <w:sz w:val="20"/>
          <w:szCs w:val="20"/>
          <w:lang w:val="en-US"/>
        </w:rPr>
        <w:t>REFERENCES</w:t>
      </w:r>
    </w:p>
    <w:p w14:paraId="1C0B1763" w14:textId="77777777" w:rsidR="00E771BE" w:rsidRPr="00D3576C" w:rsidRDefault="00E771BE">
      <w:pPr>
        <w:spacing w:after="0" w:line="240" w:lineRule="auto"/>
        <w:ind w:left="142" w:right="141"/>
        <w:jc w:val="both"/>
        <w:rPr>
          <w:rFonts w:ascii="Times New Roman" w:eastAsia="Times New Roman" w:hAnsi="Times New Roman" w:cs="Times New Roman"/>
          <w:sz w:val="20"/>
          <w:szCs w:val="20"/>
          <w:highlight w:val="yellow"/>
          <w:lang w:val="en-US"/>
        </w:rPr>
      </w:pPr>
      <w:bookmarkStart w:id="98" w:name="_heading=h.2et92p0" w:colFirst="0" w:colLast="0"/>
      <w:bookmarkEnd w:id="98"/>
    </w:p>
    <w:p w14:paraId="708CF3B9" w14:textId="34D2CC92" w:rsidR="00E771BE" w:rsidRDefault="00527DCE" w:rsidP="00350A90">
      <w:pPr>
        <w:spacing w:after="0" w:line="240" w:lineRule="auto"/>
        <w:rPr>
          <w:rFonts w:ascii="Times New Roman" w:eastAsia="Times New Roman" w:hAnsi="Times New Roman" w:cs="Times New Roman"/>
          <w:sz w:val="20"/>
          <w:szCs w:val="20"/>
          <w:lang w:val="en-US"/>
        </w:rPr>
      </w:pPr>
      <w:r w:rsidRPr="00D3576C">
        <w:rPr>
          <w:rFonts w:ascii="Times New Roman" w:eastAsia="Times New Roman" w:hAnsi="Times New Roman" w:cs="Times New Roman"/>
          <w:sz w:val="20"/>
          <w:szCs w:val="20"/>
          <w:lang w:val="en-US"/>
        </w:rPr>
        <w:t>Alexander, S.M., Waters</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N.M., Paquet</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P.C.</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2005. Traffic volume and highway permeability for a mammalian community in the Canadian Rocky Mountains. </w:t>
      </w:r>
      <w:r w:rsidR="00BE7715" w:rsidRPr="00B303B7">
        <w:rPr>
          <w:rFonts w:ascii="Times New Roman" w:eastAsia="Times New Roman" w:hAnsi="Times New Roman" w:cs="Times New Roman"/>
          <w:i/>
          <w:iCs/>
          <w:sz w:val="20"/>
          <w:szCs w:val="20"/>
          <w:lang w:val="en-US"/>
        </w:rPr>
        <w:t xml:space="preserve">Can </w:t>
      </w:r>
      <w:proofErr w:type="spellStart"/>
      <w:r w:rsidR="00BE7715" w:rsidRPr="00B303B7">
        <w:rPr>
          <w:rFonts w:ascii="Times New Roman" w:eastAsia="Times New Roman" w:hAnsi="Times New Roman" w:cs="Times New Roman"/>
          <w:i/>
          <w:iCs/>
          <w:sz w:val="20"/>
          <w:szCs w:val="20"/>
          <w:lang w:val="en-US"/>
        </w:rPr>
        <w:t>Geogr</w:t>
      </w:r>
      <w:proofErr w:type="spellEnd"/>
      <w:r w:rsidRPr="00D3576C">
        <w:rPr>
          <w:rFonts w:ascii="Times New Roman" w:eastAsia="Times New Roman" w:hAnsi="Times New Roman" w:cs="Times New Roman"/>
          <w:sz w:val="20"/>
          <w:szCs w:val="20"/>
          <w:lang w:val="en-US"/>
        </w:rPr>
        <w:t xml:space="preserve">. 49, 321-331. </w:t>
      </w:r>
      <w:hyperlink r:id="rId17">
        <w:r w:rsidRPr="00D3576C">
          <w:rPr>
            <w:rFonts w:ascii="Times New Roman" w:eastAsia="Times New Roman" w:hAnsi="Times New Roman" w:cs="Times New Roman"/>
            <w:sz w:val="20"/>
            <w:szCs w:val="20"/>
            <w:lang w:val="en-US"/>
          </w:rPr>
          <w:t>https://doi.org/10.1111/j.0008-3658.2005.00099.x</w:t>
        </w:r>
      </w:hyperlink>
      <w:r w:rsidRPr="00D3576C">
        <w:rPr>
          <w:rFonts w:ascii="Times New Roman" w:eastAsia="Times New Roman" w:hAnsi="Times New Roman" w:cs="Times New Roman"/>
          <w:sz w:val="20"/>
          <w:szCs w:val="20"/>
          <w:lang w:val="en-US"/>
        </w:rPr>
        <w:t>.</w:t>
      </w:r>
    </w:p>
    <w:p w14:paraId="15FED190" w14:textId="6BBA3097" w:rsidR="005F1FA2" w:rsidRDefault="005F1FA2" w:rsidP="00350A90">
      <w:pPr>
        <w:spacing w:after="0" w:line="240" w:lineRule="auto"/>
        <w:rPr>
          <w:rFonts w:ascii="Times New Roman" w:eastAsia="Times New Roman" w:hAnsi="Times New Roman" w:cs="Times New Roman"/>
          <w:sz w:val="20"/>
          <w:szCs w:val="20"/>
          <w:lang w:val="en-US"/>
        </w:rPr>
      </w:pPr>
    </w:p>
    <w:p w14:paraId="194FF7C0" w14:textId="3841553A" w:rsidR="005F1FA2" w:rsidRDefault="005F1FA2" w:rsidP="00350A90">
      <w:pPr>
        <w:spacing w:after="0" w:line="240" w:lineRule="auto"/>
        <w:rPr>
          <w:rFonts w:ascii="Times New Roman" w:hAnsi="Times New Roman" w:cs="Times New Roman"/>
          <w:sz w:val="20"/>
          <w:szCs w:val="20"/>
          <w:lang w:val="en-US"/>
        </w:rPr>
      </w:pPr>
      <w:proofErr w:type="spellStart"/>
      <w:r w:rsidRPr="006E67F0">
        <w:rPr>
          <w:rFonts w:ascii="Times New Roman" w:hAnsi="Times New Roman" w:cs="Times New Roman"/>
          <w:sz w:val="20"/>
          <w:szCs w:val="20"/>
          <w:lang w:val="en-US"/>
        </w:rPr>
        <w:t>Ascens</w:t>
      </w:r>
      <w:r w:rsidRPr="006E67F0">
        <w:rPr>
          <w:rFonts w:ascii="Times New Roman" w:hAnsi="Times New Roman" w:cs="Times New Roman" w:hint="eastAsia"/>
          <w:sz w:val="20"/>
          <w:szCs w:val="20"/>
          <w:lang w:val="en-US"/>
        </w:rPr>
        <w:t>ã</w:t>
      </w:r>
      <w:r w:rsidRPr="006E67F0">
        <w:rPr>
          <w:rFonts w:ascii="Times New Roman" w:hAnsi="Times New Roman" w:cs="Times New Roman"/>
          <w:sz w:val="20"/>
          <w:szCs w:val="20"/>
          <w:lang w:val="en-US"/>
        </w:rPr>
        <w:t>o</w:t>
      </w:r>
      <w:proofErr w:type="spellEnd"/>
      <w:r w:rsidRPr="006E67F0">
        <w:rPr>
          <w:rFonts w:ascii="Times New Roman" w:hAnsi="Times New Roman" w:cs="Times New Roman"/>
          <w:sz w:val="20"/>
          <w:szCs w:val="20"/>
          <w:lang w:val="en-US"/>
        </w:rPr>
        <w:t>, F, Mira, A., 2005. Spatial patterns of road kills: a case study in Southern Portugal</w:t>
      </w:r>
      <w:r w:rsidR="00B303B7">
        <w:rPr>
          <w:rFonts w:ascii="Times New Roman" w:hAnsi="Times New Roman" w:cs="Times New Roman"/>
          <w:sz w:val="20"/>
          <w:szCs w:val="20"/>
          <w:lang w:val="en-US"/>
        </w:rPr>
        <w:t>.</w:t>
      </w:r>
      <w:r w:rsidRPr="006E67F0">
        <w:rPr>
          <w:rFonts w:ascii="Times New Roman" w:hAnsi="Times New Roman" w:cs="Times New Roman"/>
          <w:sz w:val="20"/>
          <w:szCs w:val="20"/>
          <w:lang w:val="en-US"/>
        </w:rPr>
        <w:t xml:space="preserve"> in: </w:t>
      </w:r>
      <w:r w:rsidRPr="00B303B7">
        <w:rPr>
          <w:rFonts w:ascii="Times New Roman" w:hAnsi="Times New Roman" w:cs="Times New Roman"/>
          <w:i/>
          <w:iCs/>
          <w:sz w:val="20"/>
          <w:szCs w:val="20"/>
          <w:lang w:val="en-US"/>
        </w:rPr>
        <w:t>Proceedings of the 2005 International Conference on Ecology and Transportation</w:t>
      </w:r>
      <w:r w:rsidRPr="006E67F0">
        <w:rPr>
          <w:rFonts w:ascii="Times New Roman" w:hAnsi="Times New Roman" w:cs="Times New Roman"/>
          <w:sz w:val="20"/>
          <w:szCs w:val="20"/>
          <w:lang w:val="en-US"/>
        </w:rPr>
        <w:t>, Eds. Center for Transportation and the Environment, North Carolina State. University, Raleigh, NC: p. 641-646.</w:t>
      </w:r>
    </w:p>
    <w:p w14:paraId="6A6EFA57" w14:textId="2BD2A9C8" w:rsidR="00E771BE" w:rsidRDefault="00E771BE" w:rsidP="00350A90">
      <w:pPr>
        <w:spacing w:after="0" w:line="240" w:lineRule="auto"/>
        <w:rPr>
          <w:rFonts w:ascii="Times New Roman" w:eastAsia="Times New Roman" w:hAnsi="Times New Roman" w:cs="Times New Roman"/>
          <w:sz w:val="20"/>
          <w:szCs w:val="20"/>
          <w:highlight w:val="yellow"/>
          <w:lang w:val="en-US"/>
        </w:rPr>
      </w:pPr>
    </w:p>
    <w:p w14:paraId="4BC827E9" w14:textId="62B80F6F" w:rsidR="005728A4" w:rsidRPr="00A62FBB" w:rsidRDefault="005728A4" w:rsidP="005728A4">
      <w:pPr>
        <w:pStyle w:val="Default"/>
        <w:rPr>
          <w:rFonts w:eastAsia="Times New Roman"/>
          <w:sz w:val="20"/>
          <w:szCs w:val="20"/>
        </w:rPr>
      </w:pPr>
      <w:proofErr w:type="spellStart"/>
      <w:r w:rsidRPr="005728A4">
        <w:rPr>
          <w:rFonts w:eastAsia="Times New Roman"/>
          <w:sz w:val="20"/>
          <w:szCs w:val="20"/>
          <w:lang w:val="en-US"/>
        </w:rPr>
        <w:t>Attademo</w:t>
      </w:r>
      <w:proofErr w:type="spellEnd"/>
      <w:r>
        <w:rPr>
          <w:rFonts w:eastAsia="Times New Roman"/>
          <w:sz w:val="20"/>
          <w:szCs w:val="20"/>
          <w:lang w:val="en-US"/>
        </w:rPr>
        <w:t>, A.</w:t>
      </w:r>
      <w:r w:rsidRPr="005728A4">
        <w:rPr>
          <w:rFonts w:eastAsia="Times New Roman"/>
          <w:sz w:val="20"/>
          <w:szCs w:val="20"/>
          <w:lang w:val="en-US"/>
        </w:rPr>
        <w:t xml:space="preserve"> </w:t>
      </w:r>
      <w:r>
        <w:rPr>
          <w:rFonts w:eastAsia="Times New Roman"/>
          <w:sz w:val="20"/>
          <w:szCs w:val="20"/>
          <w:lang w:val="en-US"/>
        </w:rPr>
        <w:t>M</w:t>
      </w:r>
      <w:r w:rsidRPr="005728A4">
        <w:rPr>
          <w:rFonts w:eastAsia="Times New Roman"/>
          <w:sz w:val="20"/>
          <w:szCs w:val="20"/>
          <w:lang w:val="en-US"/>
        </w:rPr>
        <w:t>.</w:t>
      </w:r>
      <w:r>
        <w:rPr>
          <w:rFonts w:eastAsia="Times New Roman"/>
          <w:sz w:val="20"/>
          <w:szCs w:val="20"/>
          <w:lang w:val="en-US"/>
        </w:rPr>
        <w:t xml:space="preserve">, </w:t>
      </w:r>
      <w:proofErr w:type="spellStart"/>
      <w:r w:rsidRPr="005728A4">
        <w:rPr>
          <w:color w:val="auto"/>
          <w:sz w:val="22"/>
          <w:szCs w:val="22"/>
          <w:lang w:val="en-US"/>
        </w:rPr>
        <w:t>Peltzer</w:t>
      </w:r>
      <w:proofErr w:type="spellEnd"/>
      <w:r w:rsidRPr="005728A4">
        <w:rPr>
          <w:color w:val="auto"/>
          <w:sz w:val="22"/>
          <w:szCs w:val="22"/>
          <w:lang w:val="en-US"/>
        </w:rPr>
        <w:t xml:space="preserve"> P</w:t>
      </w:r>
      <w:r>
        <w:rPr>
          <w:color w:val="auto"/>
          <w:sz w:val="22"/>
          <w:szCs w:val="22"/>
          <w:lang w:val="en-US"/>
        </w:rPr>
        <w:t>.</w:t>
      </w:r>
      <w:r w:rsidRPr="005728A4">
        <w:rPr>
          <w:color w:val="auto"/>
          <w:sz w:val="22"/>
          <w:szCs w:val="22"/>
          <w:lang w:val="en-US"/>
        </w:rPr>
        <w:t xml:space="preserve"> M., </w:t>
      </w:r>
      <w:proofErr w:type="spellStart"/>
      <w:r w:rsidRPr="005728A4">
        <w:rPr>
          <w:color w:val="auto"/>
          <w:sz w:val="22"/>
          <w:szCs w:val="22"/>
          <w:lang w:val="en-US"/>
        </w:rPr>
        <w:t>Lajmanovich</w:t>
      </w:r>
      <w:proofErr w:type="spellEnd"/>
      <w:r>
        <w:rPr>
          <w:color w:val="auto"/>
          <w:sz w:val="22"/>
          <w:szCs w:val="22"/>
          <w:lang w:val="en-US"/>
        </w:rPr>
        <w:t>,</w:t>
      </w:r>
      <w:r w:rsidRPr="005728A4">
        <w:rPr>
          <w:color w:val="auto"/>
          <w:sz w:val="22"/>
          <w:szCs w:val="22"/>
          <w:lang w:val="en-US"/>
        </w:rPr>
        <w:t xml:space="preserve"> R</w:t>
      </w:r>
      <w:r>
        <w:rPr>
          <w:color w:val="auto"/>
          <w:sz w:val="22"/>
          <w:szCs w:val="22"/>
          <w:lang w:val="en-US"/>
        </w:rPr>
        <w:t>.</w:t>
      </w:r>
      <w:r w:rsidRPr="005728A4">
        <w:rPr>
          <w:color w:val="auto"/>
          <w:sz w:val="22"/>
          <w:szCs w:val="22"/>
          <w:lang w:val="en-US"/>
        </w:rPr>
        <w:t xml:space="preserve"> C., Elberg G</w:t>
      </w:r>
      <w:r>
        <w:rPr>
          <w:color w:val="auto"/>
          <w:sz w:val="22"/>
          <w:szCs w:val="22"/>
          <w:lang w:val="en-US"/>
        </w:rPr>
        <w:t>.</w:t>
      </w:r>
      <w:r w:rsidRPr="005728A4">
        <w:rPr>
          <w:color w:val="auto"/>
          <w:sz w:val="22"/>
          <w:szCs w:val="22"/>
          <w:lang w:val="en-US"/>
        </w:rPr>
        <w:t xml:space="preserve">, </w:t>
      </w:r>
      <w:proofErr w:type="spellStart"/>
      <w:r w:rsidRPr="005728A4">
        <w:rPr>
          <w:color w:val="auto"/>
          <w:sz w:val="22"/>
          <w:szCs w:val="22"/>
          <w:lang w:val="en-US"/>
        </w:rPr>
        <w:t>Junges</w:t>
      </w:r>
      <w:proofErr w:type="spellEnd"/>
      <w:r>
        <w:rPr>
          <w:color w:val="auto"/>
          <w:sz w:val="22"/>
          <w:szCs w:val="22"/>
          <w:lang w:val="en-US"/>
        </w:rPr>
        <w:t>,</w:t>
      </w:r>
      <w:r w:rsidRPr="005728A4">
        <w:rPr>
          <w:color w:val="auto"/>
          <w:sz w:val="22"/>
          <w:szCs w:val="22"/>
          <w:lang w:val="en-US"/>
        </w:rPr>
        <w:t xml:space="preserve"> C</w:t>
      </w:r>
      <w:r>
        <w:rPr>
          <w:color w:val="auto"/>
          <w:sz w:val="22"/>
          <w:szCs w:val="22"/>
          <w:lang w:val="en-US"/>
        </w:rPr>
        <w:t>.</w:t>
      </w:r>
      <w:r w:rsidRPr="005728A4">
        <w:rPr>
          <w:color w:val="auto"/>
          <w:sz w:val="22"/>
          <w:szCs w:val="22"/>
          <w:lang w:val="en-US"/>
        </w:rPr>
        <w:t>, Sanchez</w:t>
      </w:r>
      <w:r>
        <w:rPr>
          <w:color w:val="auto"/>
          <w:sz w:val="22"/>
          <w:szCs w:val="22"/>
          <w:lang w:val="en-US"/>
        </w:rPr>
        <w:t>,</w:t>
      </w:r>
      <w:r w:rsidRPr="005728A4">
        <w:rPr>
          <w:color w:val="auto"/>
          <w:sz w:val="22"/>
          <w:szCs w:val="22"/>
          <w:lang w:val="en-US"/>
        </w:rPr>
        <w:t xml:space="preserve"> L</w:t>
      </w:r>
      <w:r>
        <w:rPr>
          <w:color w:val="auto"/>
          <w:sz w:val="22"/>
          <w:szCs w:val="22"/>
          <w:lang w:val="en-US"/>
        </w:rPr>
        <w:t>.</w:t>
      </w:r>
      <w:r w:rsidRPr="005728A4">
        <w:rPr>
          <w:color w:val="auto"/>
          <w:sz w:val="22"/>
          <w:szCs w:val="22"/>
          <w:lang w:val="en-US"/>
        </w:rPr>
        <w:t xml:space="preserve"> C.</w:t>
      </w:r>
      <w:r>
        <w:rPr>
          <w:color w:val="auto"/>
          <w:sz w:val="22"/>
          <w:szCs w:val="22"/>
          <w:lang w:val="en-US"/>
        </w:rPr>
        <w:t>,</w:t>
      </w:r>
      <w:r w:rsidRPr="005728A4">
        <w:rPr>
          <w:color w:val="auto"/>
          <w:sz w:val="22"/>
          <w:szCs w:val="22"/>
          <w:lang w:val="en-US"/>
        </w:rPr>
        <w:t xml:space="preserve"> </w:t>
      </w:r>
      <w:proofErr w:type="spellStart"/>
      <w:r w:rsidRPr="005728A4">
        <w:rPr>
          <w:color w:val="auto"/>
          <w:sz w:val="22"/>
          <w:szCs w:val="22"/>
          <w:lang w:val="en-US"/>
        </w:rPr>
        <w:t>Bassó</w:t>
      </w:r>
      <w:proofErr w:type="spellEnd"/>
      <w:r>
        <w:rPr>
          <w:color w:val="auto"/>
          <w:sz w:val="22"/>
          <w:szCs w:val="22"/>
          <w:lang w:val="en-US"/>
        </w:rPr>
        <w:t>,</w:t>
      </w:r>
      <w:r w:rsidRPr="005728A4">
        <w:rPr>
          <w:color w:val="auto"/>
          <w:sz w:val="22"/>
          <w:szCs w:val="22"/>
          <w:lang w:val="en-US"/>
        </w:rPr>
        <w:t xml:space="preserve"> A</w:t>
      </w:r>
      <w:r>
        <w:rPr>
          <w:color w:val="auto"/>
          <w:sz w:val="22"/>
          <w:szCs w:val="22"/>
          <w:lang w:val="en-US"/>
        </w:rPr>
        <w:t>., 2011.</w:t>
      </w:r>
      <w:r w:rsidRPr="005728A4">
        <w:rPr>
          <w:rFonts w:eastAsia="Times New Roman"/>
          <w:sz w:val="20"/>
          <w:szCs w:val="20"/>
          <w:lang w:val="en-US"/>
        </w:rPr>
        <w:t>Wildlife vertebrate mortality in roads from Santa Fe Province, Argentina</w:t>
      </w:r>
      <w:r>
        <w:rPr>
          <w:rFonts w:eastAsia="Times New Roman"/>
          <w:sz w:val="20"/>
          <w:szCs w:val="20"/>
          <w:lang w:val="en-US"/>
        </w:rPr>
        <w:t xml:space="preserve">. </w:t>
      </w:r>
      <w:r w:rsidRPr="00A62FBB">
        <w:rPr>
          <w:rFonts w:eastAsia="Times New Roman"/>
          <w:i/>
          <w:iCs/>
          <w:sz w:val="20"/>
          <w:szCs w:val="20"/>
        </w:rPr>
        <w:t xml:space="preserve">Revista Mexicana de </w:t>
      </w:r>
      <w:proofErr w:type="spellStart"/>
      <w:r w:rsidRPr="00A62FBB">
        <w:rPr>
          <w:rFonts w:eastAsia="Times New Roman"/>
          <w:i/>
          <w:iCs/>
          <w:sz w:val="20"/>
          <w:szCs w:val="20"/>
        </w:rPr>
        <w:t>Biodiversidad</w:t>
      </w:r>
      <w:proofErr w:type="spellEnd"/>
      <w:r w:rsidRPr="00A62FBB">
        <w:rPr>
          <w:rFonts w:eastAsia="Times New Roman"/>
          <w:i/>
          <w:iCs/>
          <w:sz w:val="20"/>
          <w:szCs w:val="20"/>
        </w:rPr>
        <w:t xml:space="preserve">, </w:t>
      </w:r>
      <w:r w:rsidRPr="00A62FBB">
        <w:rPr>
          <w:rFonts w:eastAsia="Times New Roman"/>
          <w:sz w:val="20"/>
          <w:szCs w:val="20"/>
        </w:rPr>
        <w:t>82,</w:t>
      </w:r>
      <w:r w:rsidRPr="005728A4">
        <w:t xml:space="preserve"> </w:t>
      </w:r>
      <w:r w:rsidRPr="00A62FBB">
        <w:rPr>
          <w:rFonts w:eastAsia="Times New Roman"/>
          <w:sz w:val="20"/>
          <w:szCs w:val="20"/>
        </w:rPr>
        <w:t>915-925.</w:t>
      </w:r>
      <w:r w:rsidRPr="005728A4">
        <w:rPr>
          <w:rFonts w:eastAsia="Times New Roman"/>
          <w:sz w:val="20"/>
          <w:szCs w:val="20"/>
        </w:rPr>
        <w:t>http://dx.doi.org/10.22201/ib.20078706e.2011.3.783</w:t>
      </w:r>
      <w:r>
        <w:rPr>
          <w:rFonts w:eastAsia="Times New Roman"/>
          <w:sz w:val="20"/>
          <w:szCs w:val="20"/>
        </w:rPr>
        <w:t>.</w:t>
      </w:r>
    </w:p>
    <w:p w14:paraId="044AE86A" w14:textId="77777777" w:rsidR="005728A4" w:rsidRPr="005728A4" w:rsidRDefault="005728A4" w:rsidP="00350A90">
      <w:pPr>
        <w:spacing w:after="0" w:line="240" w:lineRule="auto"/>
        <w:rPr>
          <w:rFonts w:ascii="Times New Roman" w:eastAsia="Times New Roman" w:hAnsi="Times New Roman" w:cs="Times New Roman"/>
          <w:i/>
          <w:iCs/>
          <w:color w:val="000000"/>
          <w:sz w:val="20"/>
          <w:szCs w:val="20"/>
        </w:rPr>
      </w:pPr>
    </w:p>
    <w:p w14:paraId="369CB902" w14:textId="776BF961" w:rsidR="00E771BE" w:rsidRPr="00D3576C" w:rsidRDefault="00527DCE" w:rsidP="00350A90">
      <w:pPr>
        <w:spacing w:after="0" w:line="240" w:lineRule="auto"/>
        <w:rPr>
          <w:rFonts w:ascii="Times New Roman" w:eastAsia="Times New Roman" w:hAnsi="Times New Roman" w:cs="Times New Roman"/>
          <w:color w:val="000000"/>
          <w:sz w:val="20"/>
          <w:szCs w:val="20"/>
        </w:rPr>
      </w:pPr>
      <w:proofErr w:type="spellStart"/>
      <w:r w:rsidRPr="00D3576C">
        <w:rPr>
          <w:rFonts w:ascii="Times New Roman" w:eastAsia="Times New Roman" w:hAnsi="Times New Roman" w:cs="Times New Roman"/>
          <w:color w:val="000000"/>
          <w:sz w:val="20"/>
          <w:szCs w:val="20"/>
          <w:lang w:val="en-US"/>
        </w:rPr>
        <w:t>Bager</w:t>
      </w:r>
      <w:proofErr w:type="spellEnd"/>
      <w:r w:rsidRPr="00D3576C">
        <w:rPr>
          <w:rFonts w:ascii="Times New Roman" w:eastAsia="Times New Roman" w:hAnsi="Times New Roman" w:cs="Times New Roman"/>
          <w:color w:val="000000"/>
          <w:sz w:val="20"/>
          <w:szCs w:val="20"/>
          <w:lang w:val="en-US"/>
        </w:rPr>
        <w:t>, A., Silva</w:t>
      </w:r>
      <w:r w:rsidR="0001260C" w:rsidRPr="00D3576C">
        <w:rPr>
          <w:rFonts w:ascii="Times New Roman" w:eastAsia="Times New Roman" w:hAnsi="Times New Roman" w:cs="Times New Roman"/>
          <w:color w:val="000000"/>
          <w:sz w:val="20"/>
          <w:szCs w:val="20"/>
          <w:lang w:val="en-US"/>
        </w:rPr>
        <w:t>,</w:t>
      </w:r>
      <w:r w:rsidRPr="00D3576C">
        <w:rPr>
          <w:rFonts w:ascii="Times New Roman" w:eastAsia="Times New Roman" w:hAnsi="Times New Roman" w:cs="Times New Roman"/>
          <w:color w:val="000000"/>
          <w:sz w:val="20"/>
          <w:szCs w:val="20"/>
          <w:lang w:val="en-US"/>
        </w:rPr>
        <w:t xml:space="preserve"> L.P., </w:t>
      </w:r>
      <w:proofErr w:type="spellStart"/>
      <w:r w:rsidRPr="00D3576C">
        <w:rPr>
          <w:rFonts w:ascii="Times New Roman" w:eastAsia="Times New Roman" w:hAnsi="Times New Roman" w:cs="Times New Roman"/>
          <w:color w:val="000000"/>
          <w:sz w:val="20"/>
          <w:szCs w:val="20"/>
          <w:lang w:val="en-US"/>
        </w:rPr>
        <w:t>Bourscheit</w:t>
      </w:r>
      <w:proofErr w:type="spellEnd"/>
      <w:r w:rsidR="0001260C" w:rsidRPr="00D3576C">
        <w:rPr>
          <w:rFonts w:ascii="Times New Roman" w:eastAsia="Times New Roman" w:hAnsi="Times New Roman" w:cs="Times New Roman"/>
          <w:color w:val="000000"/>
          <w:sz w:val="20"/>
          <w:szCs w:val="20"/>
          <w:lang w:val="en-US"/>
        </w:rPr>
        <w:t>,</w:t>
      </w:r>
      <w:r w:rsidRPr="00D3576C">
        <w:rPr>
          <w:rFonts w:ascii="Times New Roman" w:eastAsia="Times New Roman" w:hAnsi="Times New Roman" w:cs="Times New Roman"/>
          <w:color w:val="000000"/>
          <w:sz w:val="20"/>
          <w:szCs w:val="20"/>
          <w:lang w:val="en-US"/>
        </w:rPr>
        <w:t xml:space="preserve"> A., </w:t>
      </w:r>
      <w:proofErr w:type="spellStart"/>
      <w:r w:rsidRPr="00D3576C">
        <w:rPr>
          <w:rFonts w:ascii="Times New Roman" w:eastAsia="Times New Roman" w:hAnsi="Times New Roman" w:cs="Times New Roman"/>
          <w:color w:val="000000"/>
          <w:sz w:val="20"/>
          <w:szCs w:val="20"/>
          <w:lang w:val="en-US"/>
        </w:rPr>
        <w:t>Kuczach</w:t>
      </w:r>
      <w:proofErr w:type="spellEnd"/>
      <w:r w:rsidR="0001260C" w:rsidRPr="00D3576C">
        <w:rPr>
          <w:rFonts w:ascii="Times New Roman" w:eastAsia="Times New Roman" w:hAnsi="Times New Roman" w:cs="Times New Roman"/>
          <w:color w:val="000000"/>
          <w:sz w:val="20"/>
          <w:szCs w:val="20"/>
          <w:lang w:val="en-US"/>
        </w:rPr>
        <w:t>,</w:t>
      </w:r>
      <w:r w:rsidRPr="00D3576C">
        <w:rPr>
          <w:rFonts w:ascii="Times New Roman" w:eastAsia="Times New Roman" w:hAnsi="Times New Roman" w:cs="Times New Roman"/>
          <w:color w:val="000000"/>
          <w:sz w:val="20"/>
          <w:szCs w:val="20"/>
          <w:lang w:val="en-US"/>
        </w:rPr>
        <w:t xml:space="preserve"> A., Maia</w:t>
      </w:r>
      <w:r w:rsidR="0001260C" w:rsidRPr="00D3576C">
        <w:rPr>
          <w:rFonts w:ascii="Times New Roman" w:eastAsia="Times New Roman" w:hAnsi="Times New Roman" w:cs="Times New Roman"/>
          <w:color w:val="000000"/>
          <w:sz w:val="20"/>
          <w:szCs w:val="20"/>
          <w:lang w:val="en-US"/>
        </w:rPr>
        <w:t>,</w:t>
      </w:r>
      <w:r w:rsidRPr="00D3576C">
        <w:rPr>
          <w:rFonts w:ascii="Times New Roman" w:eastAsia="Times New Roman" w:hAnsi="Times New Roman" w:cs="Times New Roman"/>
          <w:color w:val="000000"/>
          <w:sz w:val="20"/>
          <w:szCs w:val="20"/>
          <w:lang w:val="en-US"/>
        </w:rPr>
        <w:t xml:space="preserve"> B.</w:t>
      </w:r>
      <w:r w:rsidR="0001260C" w:rsidRPr="00D3576C">
        <w:rPr>
          <w:rFonts w:ascii="Times New Roman" w:eastAsia="Times New Roman" w:hAnsi="Times New Roman" w:cs="Times New Roman"/>
          <w:color w:val="000000"/>
          <w:sz w:val="20"/>
          <w:szCs w:val="20"/>
          <w:lang w:val="en-US"/>
        </w:rPr>
        <w:t>,</w:t>
      </w:r>
      <w:r w:rsidRPr="00D3576C">
        <w:rPr>
          <w:rFonts w:ascii="Times New Roman" w:eastAsia="Times New Roman" w:hAnsi="Times New Roman" w:cs="Times New Roman"/>
          <w:color w:val="000000"/>
          <w:sz w:val="20"/>
          <w:szCs w:val="20"/>
          <w:lang w:val="en-US"/>
        </w:rPr>
        <w:t xml:space="preserve"> 2016. </w:t>
      </w:r>
      <w:r w:rsidRPr="00B303B7">
        <w:rPr>
          <w:rFonts w:ascii="Times New Roman" w:eastAsia="Times New Roman" w:hAnsi="Times New Roman" w:cs="Times New Roman"/>
          <w:i/>
          <w:iCs/>
          <w:color w:val="000000"/>
          <w:sz w:val="20"/>
          <w:szCs w:val="20"/>
        </w:rPr>
        <w:t>Os Caminhos da Conservação da Biodiversidade Brasileira frente aos Impactos da Infraestrutura Viária</w:t>
      </w:r>
      <w:r w:rsidRPr="00D3576C">
        <w:rPr>
          <w:rFonts w:ascii="Times New Roman" w:eastAsia="Times New Roman" w:hAnsi="Times New Roman" w:cs="Times New Roman"/>
          <w:color w:val="000000"/>
          <w:sz w:val="20"/>
          <w:szCs w:val="20"/>
        </w:rPr>
        <w:t>. Biodiversidade Brasileira</w:t>
      </w:r>
      <w:r w:rsidR="00067723" w:rsidRPr="00D3576C">
        <w:rPr>
          <w:rFonts w:ascii="Times New Roman" w:eastAsia="Times New Roman" w:hAnsi="Times New Roman" w:cs="Times New Roman"/>
          <w:color w:val="000000"/>
          <w:sz w:val="20"/>
          <w:szCs w:val="20"/>
        </w:rPr>
        <w:t>,</w:t>
      </w:r>
      <w:r w:rsidRPr="00D3576C">
        <w:rPr>
          <w:rFonts w:ascii="Times New Roman" w:eastAsia="Times New Roman" w:hAnsi="Times New Roman" w:cs="Times New Roman"/>
          <w:color w:val="000000"/>
          <w:sz w:val="20"/>
          <w:szCs w:val="20"/>
        </w:rPr>
        <w:t xml:space="preserve"> 1, 75-86.</w:t>
      </w:r>
    </w:p>
    <w:p w14:paraId="35725EF0"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rPr>
      </w:pPr>
    </w:p>
    <w:p w14:paraId="7FB0F586" w14:textId="7352C0B1" w:rsidR="00E771BE" w:rsidRPr="00D3576C" w:rsidRDefault="00527DCE" w:rsidP="00350A90">
      <w:pPr>
        <w:spacing w:after="0" w:line="240" w:lineRule="auto"/>
        <w:rPr>
          <w:rFonts w:ascii="Times New Roman" w:eastAsia="Times New Roman" w:hAnsi="Times New Roman" w:cs="Times New Roman"/>
          <w:color w:val="000000"/>
          <w:sz w:val="20"/>
          <w:szCs w:val="20"/>
          <w:lang w:val="en-US"/>
        </w:rPr>
      </w:pPr>
      <w:r w:rsidRPr="00D3576C">
        <w:rPr>
          <w:rFonts w:ascii="Times New Roman" w:eastAsia="Times New Roman" w:hAnsi="Times New Roman" w:cs="Times New Roman"/>
          <w:color w:val="000000"/>
          <w:sz w:val="20"/>
          <w:szCs w:val="20"/>
        </w:rPr>
        <w:t xml:space="preserve">Bastos, D.F.O., Souza, R.A.T., </w:t>
      </w:r>
      <w:proofErr w:type="spellStart"/>
      <w:r w:rsidRPr="00D3576C">
        <w:rPr>
          <w:rFonts w:ascii="Times New Roman" w:eastAsia="Times New Roman" w:hAnsi="Times New Roman" w:cs="Times New Roman"/>
          <w:color w:val="000000"/>
          <w:sz w:val="20"/>
          <w:szCs w:val="20"/>
        </w:rPr>
        <w:t>Zinal</w:t>
      </w:r>
      <w:proofErr w:type="spellEnd"/>
      <w:r w:rsidRPr="00D3576C">
        <w:rPr>
          <w:rFonts w:ascii="Times New Roman" w:eastAsia="Times New Roman" w:hAnsi="Times New Roman" w:cs="Times New Roman"/>
          <w:color w:val="000000"/>
          <w:sz w:val="20"/>
          <w:szCs w:val="20"/>
        </w:rPr>
        <w:t>, J., Rosa, C.A.</w:t>
      </w:r>
      <w:r w:rsidR="00DE1A3B" w:rsidRPr="00D3576C">
        <w:rPr>
          <w:rFonts w:ascii="Times New Roman" w:eastAsia="Times New Roman" w:hAnsi="Times New Roman" w:cs="Times New Roman"/>
          <w:color w:val="000000"/>
          <w:sz w:val="20"/>
          <w:szCs w:val="20"/>
        </w:rPr>
        <w:t>,</w:t>
      </w:r>
      <w:r w:rsidR="0001260C" w:rsidRPr="00D3576C">
        <w:rPr>
          <w:rFonts w:ascii="Times New Roman" w:eastAsia="Times New Roman" w:hAnsi="Times New Roman" w:cs="Times New Roman"/>
          <w:color w:val="000000"/>
          <w:sz w:val="20"/>
          <w:szCs w:val="20"/>
        </w:rPr>
        <w:t xml:space="preserve"> </w:t>
      </w:r>
      <w:r w:rsidRPr="00D3576C">
        <w:rPr>
          <w:rFonts w:ascii="Times New Roman" w:eastAsia="Times New Roman" w:hAnsi="Times New Roman" w:cs="Times New Roman"/>
          <w:color w:val="000000"/>
          <w:sz w:val="20"/>
          <w:szCs w:val="20"/>
        </w:rPr>
        <w:t xml:space="preserve">2019. </w:t>
      </w:r>
      <w:r w:rsidRPr="00D3576C">
        <w:rPr>
          <w:rFonts w:ascii="Times New Roman" w:eastAsia="Times New Roman" w:hAnsi="Times New Roman" w:cs="Times New Roman"/>
          <w:color w:val="000000"/>
          <w:sz w:val="20"/>
          <w:szCs w:val="20"/>
          <w:lang w:val="en-US"/>
        </w:rPr>
        <w:t>Seasonal and spatial variation of road-killed vertebrates on br-330, southwest Bahia, Brazil.</w:t>
      </w:r>
      <w:r w:rsidR="001726EF" w:rsidRPr="00D3576C">
        <w:rPr>
          <w:rFonts w:ascii="Times New Roman" w:eastAsia="Times New Roman" w:hAnsi="Times New Roman" w:cs="Times New Roman"/>
          <w:color w:val="000000"/>
          <w:sz w:val="20"/>
          <w:szCs w:val="20"/>
          <w:lang w:val="en-US"/>
        </w:rPr>
        <w:t xml:space="preserve"> </w:t>
      </w:r>
      <w:proofErr w:type="spellStart"/>
      <w:r w:rsidRPr="00B303B7">
        <w:rPr>
          <w:rFonts w:ascii="Times New Roman" w:eastAsia="Times New Roman" w:hAnsi="Times New Roman" w:cs="Times New Roman"/>
          <w:i/>
          <w:iCs/>
          <w:color w:val="000000"/>
          <w:sz w:val="20"/>
          <w:szCs w:val="20"/>
          <w:lang w:val="en-US"/>
        </w:rPr>
        <w:t>Oeco</w:t>
      </w:r>
      <w:r w:rsidR="006035B6" w:rsidRPr="00B303B7">
        <w:rPr>
          <w:rFonts w:ascii="Times New Roman" w:eastAsia="Times New Roman" w:hAnsi="Times New Roman" w:cs="Times New Roman"/>
          <w:i/>
          <w:iCs/>
          <w:color w:val="000000"/>
          <w:sz w:val="20"/>
          <w:szCs w:val="20"/>
          <w:lang w:val="en-US"/>
        </w:rPr>
        <w:t>l</w:t>
      </w:r>
      <w:proofErr w:type="spellEnd"/>
      <w:r w:rsidR="006035B6" w:rsidRPr="00B303B7">
        <w:rPr>
          <w:rFonts w:ascii="Times New Roman" w:eastAsia="Times New Roman" w:hAnsi="Times New Roman" w:cs="Times New Roman"/>
          <w:i/>
          <w:iCs/>
          <w:color w:val="000000"/>
          <w:sz w:val="20"/>
          <w:szCs w:val="20"/>
          <w:lang w:val="en-US"/>
        </w:rPr>
        <w:t>.</w:t>
      </w:r>
      <w:r w:rsidR="001726EF" w:rsidRPr="00B303B7">
        <w:rPr>
          <w:rFonts w:ascii="Times New Roman" w:eastAsia="Times New Roman" w:hAnsi="Times New Roman" w:cs="Times New Roman"/>
          <w:i/>
          <w:iCs/>
          <w:color w:val="000000"/>
          <w:sz w:val="20"/>
          <w:szCs w:val="20"/>
          <w:lang w:val="en-US"/>
        </w:rPr>
        <w:t xml:space="preserve"> </w:t>
      </w:r>
      <w:r w:rsidRPr="00B303B7">
        <w:rPr>
          <w:rFonts w:ascii="Times New Roman" w:eastAsia="Times New Roman" w:hAnsi="Times New Roman" w:cs="Times New Roman"/>
          <w:i/>
          <w:iCs/>
          <w:color w:val="000000"/>
          <w:sz w:val="20"/>
          <w:szCs w:val="20"/>
          <w:lang w:val="en-US"/>
        </w:rPr>
        <w:t>Aust</w:t>
      </w:r>
      <w:r w:rsidRPr="00D3576C">
        <w:rPr>
          <w:rFonts w:ascii="Times New Roman" w:eastAsia="Times New Roman" w:hAnsi="Times New Roman" w:cs="Times New Roman"/>
          <w:color w:val="000000"/>
          <w:sz w:val="20"/>
          <w:szCs w:val="20"/>
          <w:lang w:val="en-US"/>
        </w:rPr>
        <w:t>. 23, 388-402. https://doi.org/10.4257/oeco.2019.2303.01.</w:t>
      </w:r>
    </w:p>
    <w:p w14:paraId="42C81BCD" w14:textId="5AD57E90" w:rsidR="00E771BE" w:rsidRDefault="00E771BE" w:rsidP="00350A90">
      <w:pPr>
        <w:spacing w:after="0" w:line="240" w:lineRule="auto"/>
        <w:rPr>
          <w:rFonts w:ascii="Times New Roman" w:eastAsia="Times New Roman" w:hAnsi="Times New Roman" w:cs="Times New Roman"/>
          <w:sz w:val="20"/>
          <w:szCs w:val="20"/>
          <w:highlight w:val="yellow"/>
          <w:lang w:val="en-US"/>
        </w:rPr>
      </w:pPr>
    </w:p>
    <w:p w14:paraId="4B654802" w14:textId="43FCBCA8" w:rsidR="00746217" w:rsidRDefault="00746217" w:rsidP="00350A90">
      <w:pPr>
        <w:spacing w:after="0" w:line="240" w:lineRule="auto"/>
        <w:rPr>
          <w:rFonts w:ascii="Times New Roman" w:eastAsia="Times New Roman" w:hAnsi="Times New Roman" w:cs="Times New Roman"/>
          <w:sz w:val="20"/>
          <w:szCs w:val="20"/>
          <w:lang w:val="en-US"/>
        </w:rPr>
      </w:pPr>
      <w:r w:rsidRPr="00746217">
        <w:rPr>
          <w:rFonts w:ascii="Times New Roman" w:eastAsia="Times New Roman" w:hAnsi="Times New Roman" w:cs="Times New Roman"/>
          <w:sz w:val="20"/>
          <w:szCs w:val="20"/>
          <w:lang w:val="en-US"/>
        </w:rPr>
        <w:t xml:space="preserve">Baxter-Gilbert, J.H., Riley, J.L., </w:t>
      </w:r>
      <w:proofErr w:type="spellStart"/>
      <w:r w:rsidRPr="00746217">
        <w:rPr>
          <w:rFonts w:ascii="Times New Roman" w:eastAsia="Times New Roman" w:hAnsi="Times New Roman" w:cs="Times New Roman"/>
          <w:sz w:val="20"/>
          <w:szCs w:val="20"/>
          <w:lang w:val="en-US"/>
        </w:rPr>
        <w:t>Lesbarrères</w:t>
      </w:r>
      <w:proofErr w:type="spellEnd"/>
      <w:r w:rsidRPr="00746217">
        <w:rPr>
          <w:rFonts w:ascii="Times New Roman" w:eastAsia="Times New Roman" w:hAnsi="Times New Roman" w:cs="Times New Roman"/>
          <w:sz w:val="20"/>
          <w:szCs w:val="20"/>
          <w:lang w:val="en-US"/>
        </w:rPr>
        <w:t xml:space="preserve">, D., </w:t>
      </w:r>
      <w:proofErr w:type="spellStart"/>
      <w:r w:rsidRPr="00746217">
        <w:rPr>
          <w:rFonts w:ascii="Times New Roman" w:eastAsia="Times New Roman" w:hAnsi="Times New Roman" w:cs="Times New Roman"/>
          <w:sz w:val="20"/>
          <w:szCs w:val="20"/>
          <w:lang w:val="en-US"/>
        </w:rPr>
        <w:t>Litzgus</w:t>
      </w:r>
      <w:proofErr w:type="spellEnd"/>
      <w:r w:rsidRPr="00746217">
        <w:rPr>
          <w:rFonts w:ascii="Times New Roman" w:eastAsia="Times New Roman" w:hAnsi="Times New Roman" w:cs="Times New Roman"/>
          <w:sz w:val="20"/>
          <w:szCs w:val="20"/>
          <w:lang w:val="en-US"/>
        </w:rPr>
        <w:t>, J.D., 2015. Mitigating reptile road</w:t>
      </w:r>
      <w:r>
        <w:rPr>
          <w:rFonts w:ascii="Times New Roman" w:eastAsia="Times New Roman" w:hAnsi="Times New Roman" w:cs="Times New Roman"/>
          <w:sz w:val="20"/>
          <w:szCs w:val="20"/>
          <w:lang w:val="en-US"/>
        </w:rPr>
        <w:t xml:space="preserve"> </w:t>
      </w:r>
      <w:r w:rsidRPr="00746217">
        <w:rPr>
          <w:rFonts w:ascii="Times New Roman" w:eastAsia="Times New Roman" w:hAnsi="Times New Roman" w:cs="Times New Roman"/>
          <w:sz w:val="20"/>
          <w:szCs w:val="20"/>
          <w:lang w:val="en-US"/>
        </w:rPr>
        <w:t xml:space="preserve">mortality: fence failures compromise </w:t>
      </w:r>
      <w:proofErr w:type="spellStart"/>
      <w:r w:rsidRPr="00746217">
        <w:rPr>
          <w:rFonts w:ascii="Times New Roman" w:eastAsia="Times New Roman" w:hAnsi="Times New Roman" w:cs="Times New Roman"/>
          <w:sz w:val="20"/>
          <w:szCs w:val="20"/>
          <w:lang w:val="en-US"/>
        </w:rPr>
        <w:t>ecopassage</w:t>
      </w:r>
      <w:proofErr w:type="spellEnd"/>
      <w:r w:rsidRPr="00746217">
        <w:rPr>
          <w:rFonts w:ascii="Times New Roman" w:eastAsia="Times New Roman" w:hAnsi="Times New Roman" w:cs="Times New Roman"/>
          <w:sz w:val="20"/>
          <w:szCs w:val="20"/>
          <w:lang w:val="en-US"/>
        </w:rPr>
        <w:t xml:space="preserve"> effectiveness. </w:t>
      </w:r>
      <w:proofErr w:type="spellStart"/>
      <w:r w:rsidRPr="00B303B7">
        <w:rPr>
          <w:rFonts w:ascii="Times New Roman" w:eastAsia="Times New Roman" w:hAnsi="Times New Roman" w:cs="Times New Roman"/>
          <w:i/>
          <w:iCs/>
          <w:sz w:val="20"/>
          <w:szCs w:val="20"/>
          <w:lang w:val="en-US"/>
        </w:rPr>
        <w:t>PLoS</w:t>
      </w:r>
      <w:proofErr w:type="spellEnd"/>
      <w:r w:rsidRPr="00B303B7">
        <w:rPr>
          <w:rFonts w:ascii="Times New Roman" w:eastAsia="Times New Roman" w:hAnsi="Times New Roman" w:cs="Times New Roman"/>
          <w:i/>
          <w:iCs/>
          <w:sz w:val="20"/>
          <w:szCs w:val="20"/>
          <w:lang w:val="en-US"/>
        </w:rPr>
        <w:t xml:space="preserve"> One</w:t>
      </w:r>
      <w:r w:rsidRPr="00746217">
        <w:rPr>
          <w:rFonts w:ascii="Times New Roman" w:eastAsia="Times New Roman" w:hAnsi="Times New Roman" w:cs="Times New Roman"/>
          <w:sz w:val="20"/>
          <w:szCs w:val="20"/>
          <w:lang w:val="en-US"/>
        </w:rPr>
        <w:t xml:space="preserve"> 10,</w:t>
      </w:r>
      <w:r>
        <w:rPr>
          <w:rFonts w:ascii="Times New Roman" w:eastAsia="Times New Roman" w:hAnsi="Times New Roman" w:cs="Times New Roman"/>
          <w:sz w:val="20"/>
          <w:szCs w:val="20"/>
          <w:lang w:val="en-US"/>
        </w:rPr>
        <w:t xml:space="preserve"> </w:t>
      </w:r>
      <w:r w:rsidRPr="00746217">
        <w:rPr>
          <w:rFonts w:ascii="Times New Roman" w:eastAsia="Times New Roman" w:hAnsi="Times New Roman" w:cs="Times New Roman"/>
          <w:sz w:val="20"/>
          <w:szCs w:val="20"/>
          <w:lang w:val="en-US"/>
        </w:rPr>
        <w:t xml:space="preserve">e0120537. </w:t>
      </w:r>
      <w:r w:rsidRPr="004F4521">
        <w:rPr>
          <w:rFonts w:ascii="Times New Roman" w:eastAsia="Times New Roman" w:hAnsi="Times New Roman" w:cs="Times New Roman"/>
          <w:sz w:val="20"/>
          <w:szCs w:val="20"/>
          <w:lang w:val="en-US"/>
        </w:rPr>
        <w:t>https://doi.org/10.1371/journal.pone.0120537</w:t>
      </w:r>
      <w:r w:rsidRPr="00746217">
        <w:rPr>
          <w:rFonts w:ascii="Times New Roman" w:eastAsia="Times New Roman" w:hAnsi="Times New Roman" w:cs="Times New Roman"/>
          <w:sz w:val="20"/>
          <w:szCs w:val="20"/>
          <w:lang w:val="en-US"/>
        </w:rPr>
        <w:t>.</w:t>
      </w:r>
    </w:p>
    <w:p w14:paraId="65F248C3" w14:textId="77777777" w:rsidR="00746217" w:rsidRPr="00D3576C" w:rsidRDefault="00746217" w:rsidP="00350A90">
      <w:pPr>
        <w:spacing w:after="0" w:line="240" w:lineRule="auto"/>
        <w:rPr>
          <w:rFonts w:ascii="Times New Roman" w:eastAsia="Times New Roman" w:hAnsi="Times New Roman" w:cs="Times New Roman"/>
          <w:sz w:val="20"/>
          <w:szCs w:val="20"/>
          <w:highlight w:val="yellow"/>
          <w:lang w:val="en-US"/>
        </w:rPr>
      </w:pPr>
    </w:p>
    <w:p w14:paraId="778DCCD0" w14:textId="0DD57047" w:rsidR="00E771BE" w:rsidRPr="00D3576C" w:rsidRDefault="00527DCE" w:rsidP="00350A90">
      <w:pPr>
        <w:spacing w:after="0" w:line="240" w:lineRule="auto"/>
        <w:rPr>
          <w:rFonts w:ascii="Times New Roman" w:eastAsia="Times New Roman" w:hAnsi="Times New Roman" w:cs="Times New Roman"/>
          <w:sz w:val="20"/>
          <w:szCs w:val="20"/>
          <w:lang w:val="en-US"/>
        </w:rPr>
      </w:pPr>
      <w:proofErr w:type="spellStart"/>
      <w:r w:rsidRPr="00D3576C">
        <w:rPr>
          <w:rFonts w:ascii="Times New Roman" w:eastAsia="Times New Roman" w:hAnsi="Times New Roman" w:cs="Times New Roman"/>
          <w:sz w:val="20"/>
          <w:szCs w:val="20"/>
          <w:lang w:val="en-US"/>
        </w:rPr>
        <w:t>Bruinderink</w:t>
      </w:r>
      <w:proofErr w:type="spellEnd"/>
      <w:r w:rsidRPr="00D3576C">
        <w:rPr>
          <w:rFonts w:ascii="Times New Roman" w:eastAsia="Times New Roman" w:hAnsi="Times New Roman" w:cs="Times New Roman"/>
          <w:sz w:val="20"/>
          <w:szCs w:val="20"/>
          <w:lang w:val="en-US"/>
        </w:rPr>
        <w:t>, G.W.T.A.G.</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w:t>
      </w:r>
      <w:proofErr w:type="spellStart"/>
      <w:r w:rsidRPr="00D3576C">
        <w:rPr>
          <w:rFonts w:ascii="Times New Roman" w:eastAsia="Times New Roman" w:hAnsi="Times New Roman" w:cs="Times New Roman"/>
          <w:sz w:val="20"/>
          <w:szCs w:val="20"/>
          <w:lang w:val="en-US"/>
        </w:rPr>
        <w:t>Hazebroek</w:t>
      </w:r>
      <w:proofErr w:type="spellEnd"/>
      <w:r w:rsidRPr="00D3576C">
        <w:rPr>
          <w:rFonts w:ascii="Times New Roman" w:eastAsia="Times New Roman" w:hAnsi="Times New Roman" w:cs="Times New Roman"/>
          <w:sz w:val="20"/>
          <w:szCs w:val="20"/>
          <w:lang w:val="en-US"/>
        </w:rPr>
        <w:t>, E.</w:t>
      </w:r>
      <w:r w:rsidR="00DE1A3B"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1996. Ungulate Traffic Collisions in Europe. </w:t>
      </w:r>
      <w:proofErr w:type="spellStart"/>
      <w:r w:rsidR="00BE7715" w:rsidRPr="00B303B7">
        <w:rPr>
          <w:rFonts w:ascii="Times New Roman" w:eastAsia="Times New Roman" w:hAnsi="Times New Roman" w:cs="Times New Roman"/>
          <w:i/>
          <w:iCs/>
          <w:sz w:val="20"/>
          <w:szCs w:val="20"/>
          <w:lang w:val="en-US"/>
        </w:rPr>
        <w:t>Conserv</w:t>
      </w:r>
      <w:proofErr w:type="spellEnd"/>
      <w:r w:rsidR="00BE7715" w:rsidRPr="00B303B7">
        <w:rPr>
          <w:rFonts w:ascii="Times New Roman" w:eastAsia="Times New Roman" w:hAnsi="Times New Roman" w:cs="Times New Roman"/>
          <w:i/>
          <w:iCs/>
          <w:sz w:val="20"/>
          <w:szCs w:val="20"/>
          <w:lang w:val="en-US"/>
        </w:rPr>
        <w:t>. Biol</w:t>
      </w:r>
      <w:r w:rsidRPr="00D3576C">
        <w:rPr>
          <w:rFonts w:ascii="Times New Roman" w:eastAsia="Times New Roman" w:hAnsi="Times New Roman" w:cs="Times New Roman"/>
          <w:sz w:val="20"/>
          <w:szCs w:val="20"/>
          <w:lang w:val="en-US"/>
        </w:rPr>
        <w:t xml:space="preserve">. 10, 1059-1067. </w:t>
      </w:r>
    </w:p>
    <w:p w14:paraId="15F730C4"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47168394" w14:textId="542D60BF" w:rsidR="00E771BE" w:rsidRPr="004F3D21" w:rsidRDefault="00527DCE"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lang w:val="en-US"/>
        </w:rPr>
        <w:t>Carvalho, F., Mira</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A</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2011. Comparing annual vertebrate road kills over two time periods, 9 years apart: a case studying Mediterranean farmland. </w:t>
      </w:r>
      <w:r w:rsidR="00BE7715" w:rsidRPr="00136AF8">
        <w:rPr>
          <w:rFonts w:ascii="Times New Roman" w:eastAsia="Times New Roman" w:hAnsi="Times New Roman" w:cs="Times New Roman"/>
          <w:i/>
          <w:iCs/>
          <w:sz w:val="20"/>
          <w:szCs w:val="20"/>
        </w:rPr>
        <w:t xml:space="preserve">Eur. J. </w:t>
      </w:r>
      <w:proofErr w:type="spellStart"/>
      <w:r w:rsidR="00BE7715" w:rsidRPr="00136AF8">
        <w:rPr>
          <w:rFonts w:ascii="Times New Roman" w:eastAsia="Times New Roman" w:hAnsi="Times New Roman" w:cs="Times New Roman"/>
          <w:i/>
          <w:iCs/>
          <w:sz w:val="20"/>
          <w:szCs w:val="20"/>
        </w:rPr>
        <w:t>Wildl</w:t>
      </w:r>
      <w:proofErr w:type="spellEnd"/>
      <w:r w:rsidR="00BE7715" w:rsidRPr="00136AF8">
        <w:rPr>
          <w:rFonts w:ascii="Times New Roman" w:eastAsia="Times New Roman" w:hAnsi="Times New Roman" w:cs="Times New Roman"/>
          <w:i/>
          <w:iCs/>
          <w:sz w:val="20"/>
          <w:szCs w:val="20"/>
        </w:rPr>
        <w:t>. Res</w:t>
      </w:r>
      <w:r w:rsidR="00BE7715"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57, 157–174. https://doi.org/10.1007/s10344-010-0410-0.</w:t>
      </w:r>
      <w:r w:rsidR="001726EF" w:rsidRPr="004F3D21">
        <w:rPr>
          <w:rFonts w:ascii="Times New Roman" w:eastAsia="Times New Roman" w:hAnsi="Times New Roman" w:cs="Times New Roman"/>
          <w:sz w:val="20"/>
          <w:szCs w:val="20"/>
        </w:rPr>
        <w:t xml:space="preserve"> </w:t>
      </w:r>
    </w:p>
    <w:p w14:paraId="45C29D55"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rPr>
      </w:pPr>
    </w:p>
    <w:p w14:paraId="561A942E" w14:textId="15945025" w:rsidR="00E771BE" w:rsidRPr="00D3576C" w:rsidRDefault="00527DCE" w:rsidP="00350A90">
      <w:pPr>
        <w:spacing w:after="0" w:line="240" w:lineRule="auto"/>
        <w:rPr>
          <w:rFonts w:ascii="Times New Roman" w:eastAsia="Times New Roman" w:hAnsi="Times New Roman" w:cs="Times New Roman"/>
          <w:sz w:val="20"/>
          <w:szCs w:val="20"/>
        </w:rPr>
      </w:pPr>
      <w:r w:rsidRPr="00D3576C">
        <w:rPr>
          <w:rFonts w:ascii="Times New Roman" w:eastAsia="Times New Roman" w:hAnsi="Times New Roman" w:cs="Times New Roman"/>
          <w:sz w:val="20"/>
          <w:szCs w:val="20"/>
        </w:rPr>
        <w:t>Centro Brasileiro de Estudos em Ecologia de Estradas (CBEE)</w:t>
      </w:r>
      <w:r w:rsidR="00F82537" w:rsidRPr="00D3576C">
        <w:rPr>
          <w:rFonts w:ascii="Times New Roman" w:eastAsia="Times New Roman" w:hAnsi="Times New Roman" w:cs="Times New Roman"/>
          <w:sz w:val="20"/>
          <w:szCs w:val="20"/>
        </w:rPr>
        <w:t>,</w:t>
      </w:r>
      <w:r w:rsidRPr="00D3576C">
        <w:rPr>
          <w:rFonts w:ascii="Times New Roman" w:eastAsia="Times New Roman" w:hAnsi="Times New Roman" w:cs="Times New Roman"/>
          <w:sz w:val="20"/>
          <w:szCs w:val="20"/>
        </w:rPr>
        <w:t xml:space="preserve"> 201</w:t>
      </w:r>
      <w:r w:rsidR="00F82537" w:rsidRPr="00D3576C">
        <w:rPr>
          <w:rFonts w:ascii="Times New Roman" w:eastAsia="Times New Roman" w:hAnsi="Times New Roman" w:cs="Times New Roman"/>
          <w:sz w:val="20"/>
          <w:szCs w:val="20"/>
        </w:rPr>
        <w:t>8</w:t>
      </w:r>
      <w:r w:rsidRPr="00D3576C">
        <w:rPr>
          <w:rFonts w:ascii="Times New Roman" w:eastAsia="Times New Roman" w:hAnsi="Times New Roman" w:cs="Times New Roman"/>
          <w:sz w:val="20"/>
          <w:szCs w:val="20"/>
        </w:rPr>
        <w:t xml:space="preserve">. </w:t>
      </w:r>
      <w:r w:rsidR="00F82537" w:rsidRPr="00136AF8">
        <w:rPr>
          <w:rFonts w:ascii="Times New Roman" w:eastAsia="Times New Roman" w:hAnsi="Times New Roman" w:cs="Times New Roman"/>
          <w:i/>
          <w:iCs/>
          <w:sz w:val="20"/>
          <w:szCs w:val="20"/>
        </w:rPr>
        <w:t>Centro Brasileiro de Estudos em Ecologia de Estradas</w:t>
      </w:r>
      <w:r w:rsidRPr="00D3576C">
        <w:rPr>
          <w:rFonts w:ascii="Times New Roman" w:eastAsia="Times New Roman" w:hAnsi="Times New Roman" w:cs="Times New Roman"/>
          <w:sz w:val="20"/>
          <w:szCs w:val="20"/>
        </w:rPr>
        <w:t xml:space="preserve">. </w:t>
      </w:r>
      <w:hyperlink r:id="rId18" w:history="1">
        <w:r w:rsidR="00F82537" w:rsidRPr="00D3576C">
          <w:rPr>
            <w:rFonts w:ascii="Times New Roman" w:eastAsia="Times New Roman" w:hAnsi="Times New Roman" w:cs="Times New Roman"/>
            <w:sz w:val="20"/>
            <w:szCs w:val="20"/>
          </w:rPr>
          <w:t>http://cbee.ufla.br/portal/</w:t>
        </w:r>
      </w:hyperlink>
      <w:r w:rsidR="00F82537" w:rsidRPr="00D3576C">
        <w:rPr>
          <w:rFonts w:ascii="Times New Roman" w:eastAsia="Times New Roman" w:hAnsi="Times New Roman" w:cs="Times New Roman"/>
          <w:sz w:val="20"/>
          <w:szCs w:val="20"/>
        </w:rPr>
        <w:t xml:space="preserve"> (</w:t>
      </w:r>
      <w:proofErr w:type="spellStart"/>
      <w:r w:rsidR="00F82537" w:rsidRPr="00D3576C">
        <w:rPr>
          <w:rFonts w:ascii="Times New Roman" w:eastAsia="Times New Roman" w:hAnsi="Times New Roman" w:cs="Times New Roman"/>
          <w:sz w:val="20"/>
          <w:szCs w:val="20"/>
        </w:rPr>
        <w:t>a</w:t>
      </w:r>
      <w:r w:rsidRPr="00D3576C">
        <w:rPr>
          <w:rFonts w:ascii="Times New Roman" w:eastAsia="Times New Roman" w:hAnsi="Times New Roman" w:cs="Times New Roman"/>
          <w:sz w:val="20"/>
          <w:szCs w:val="20"/>
        </w:rPr>
        <w:t>ccessed</w:t>
      </w:r>
      <w:proofErr w:type="spellEnd"/>
      <w:r w:rsidRPr="00D3576C">
        <w:rPr>
          <w:rFonts w:ascii="Times New Roman" w:eastAsia="Times New Roman" w:hAnsi="Times New Roman" w:cs="Times New Roman"/>
          <w:sz w:val="20"/>
          <w:szCs w:val="20"/>
        </w:rPr>
        <w:t xml:space="preserve"> 20 </w:t>
      </w:r>
      <w:proofErr w:type="spellStart"/>
      <w:r w:rsidRPr="00D3576C">
        <w:rPr>
          <w:rFonts w:ascii="Times New Roman" w:eastAsia="Times New Roman" w:hAnsi="Times New Roman" w:cs="Times New Roman"/>
          <w:sz w:val="20"/>
          <w:szCs w:val="20"/>
        </w:rPr>
        <w:t>September</w:t>
      </w:r>
      <w:proofErr w:type="spellEnd"/>
      <w:r w:rsidRPr="00D3576C">
        <w:rPr>
          <w:rFonts w:ascii="Times New Roman" w:eastAsia="Times New Roman" w:hAnsi="Times New Roman" w:cs="Times New Roman"/>
          <w:sz w:val="20"/>
          <w:szCs w:val="20"/>
        </w:rPr>
        <w:t xml:space="preserve"> </w:t>
      </w:r>
      <w:r w:rsidR="00F82537" w:rsidRPr="00D3576C">
        <w:rPr>
          <w:rFonts w:ascii="Times New Roman" w:eastAsia="Times New Roman" w:hAnsi="Times New Roman" w:cs="Times New Roman"/>
          <w:sz w:val="20"/>
          <w:szCs w:val="20"/>
        </w:rPr>
        <w:t>2018)</w:t>
      </w:r>
      <w:r w:rsidRPr="00D3576C">
        <w:rPr>
          <w:rFonts w:ascii="Times New Roman" w:eastAsia="Times New Roman" w:hAnsi="Times New Roman" w:cs="Times New Roman"/>
          <w:sz w:val="20"/>
          <w:szCs w:val="20"/>
        </w:rPr>
        <w:t>.</w:t>
      </w:r>
    </w:p>
    <w:p w14:paraId="54B37B6E"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rPr>
      </w:pPr>
    </w:p>
    <w:p w14:paraId="0493192F" w14:textId="6E9C4935" w:rsidR="00E771BE" w:rsidRPr="004F3D21" w:rsidRDefault="00527DCE" w:rsidP="00350A90">
      <w:pPr>
        <w:spacing w:after="0" w:line="240" w:lineRule="auto"/>
        <w:rPr>
          <w:rFonts w:ascii="Times New Roman" w:eastAsia="Times New Roman" w:hAnsi="Times New Roman" w:cs="Times New Roman"/>
          <w:sz w:val="20"/>
          <w:szCs w:val="20"/>
          <w:lang w:val="en-US"/>
        </w:rPr>
      </w:pPr>
      <w:r w:rsidRPr="004F3D21">
        <w:rPr>
          <w:rFonts w:ascii="Times New Roman" w:eastAsia="Times New Roman" w:hAnsi="Times New Roman" w:cs="Times New Roman"/>
          <w:sz w:val="20"/>
          <w:szCs w:val="20"/>
          <w:lang w:val="en-US"/>
        </w:rPr>
        <w:t xml:space="preserve">Clevenger, P.A., </w:t>
      </w:r>
      <w:proofErr w:type="spellStart"/>
      <w:r w:rsidRPr="004F3D21">
        <w:rPr>
          <w:rFonts w:ascii="Times New Roman" w:eastAsia="Times New Roman" w:hAnsi="Times New Roman" w:cs="Times New Roman"/>
          <w:sz w:val="20"/>
          <w:szCs w:val="20"/>
          <w:lang w:val="en-US"/>
        </w:rPr>
        <w:t>Chruszcz</w:t>
      </w:r>
      <w:proofErr w:type="spellEnd"/>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B., </w:t>
      </w:r>
      <w:proofErr w:type="spellStart"/>
      <w:r w:rsidRPr="004F3D21">
        <w:rPr>
          <w:rFonts w:ascii="Times New Roman" w:eastAsia="Times New Roman" w:hAnsi="Times New Roman" w:cs="Times New Roman"/>
          <w:sz w:val="20"/>
          <w:szCs w:val="20"/>
          <w:lang w:val="en-US"/>
        </w:rPr>
        <w:t>Gunson</w:t>
      </w:r>
      <w:proofErr w:type="spellEnd"/>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K.E</w:t>
      </w:r>
      <w:r w:rsidR="00DE1A3B" w:rsidRPr="004F3D21">
        <w:rPr>
          <w:rFonts w:ascii="Times New Roman" w:eastAsia="Times New Roman" w:hAnsi="Times New Roman" w:cs="Times New Roman"/>
          <w:sz w:val="20"/>
          <w:szCs w:val="20"/>
          <w:lang w:val="en-US"/>
        </w:rPr>
        <w:t>.</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2003. Spatial patterns and factors influencing small vertebrate fauna road-kill aggregations. </w:t>
      </w:r>
      <w:r w:rsidR="009E295C" w:rsidRPr="00136AF8">
        <w:rPr>
          <w:rFonts w:ascii="Times New Roman" w:eastAsia="Times New Roman" w:hAnsi="Times New Roman" w:cs="Times New Roman"/>
          <w:i/>
          <w:iCs/>
          <w:sz w:val="20"/>
          <w:szCs w:val="20"/>
          <w:lang w:val="en-US"/>
        </w:rPr>
        <w:t xml:space="preserve">Biol. </w:t>
      </w:r>
      <w:proofErr w:type="spellStart"/>
      <w:r w:rsidR="009E295C" w:rsidRPr="00136AF8">
        <w:rPr>
          <w:rFonts w:ascii="Times New Roman" w:eastAsia="Times New Roman" w:hAnsi="Times New Roman" w:cs="Times New Roman"/>
          <w:i/>
          <w:iCs/>
          <w:sz w:val="20"/>
          <w:szCs w:val="20"/>
          <w:lang w:val="en-US"/>
        </w:rPr>
        <w:t>Conserv</w:t>
      </w:r>
      <w:proofErr w:type="spellEnd"/>
      <w:r w:rsidRPr="004F3D21">
        <w:rPr>
          <w:rFonts w:ascii="Times New Roman" w:eastAsia="Times New Roman" w:hAnsi="Times New Roman" w:cs="Times New Roman"/>
          <w:sz w:val="20"/>
          <w:szCs w:val="20"/>
          <w:lang w:val="en-US"/>
        </w:rPr>
        <w:t xml:space="preserve">. 109, 15-26. </w:t>
      </w:r>
      <w:r w:rsidR="00076BD9" w:rsidRPr="004F3D21">
        <w:rPr>
          <w:rFonts w:ascii="Times New Roman" w:eastAsia="Times New Roman" w:hAnsi="Times New Roman" w:cs="Times New Roman"/>
          <w:sz w:val="20"/>
          <w:szCs w:val="20"/>
          <w:lang w:val="en-US"/>
        </w:rPr>
        <w:t>https://doi.org/10.1016/S0006-3207(02)00127-1</w:t>
      </w:r>
      <w:r w:rsidRPr="004F3D21">
        <w:rPr>
          <w:rFonts w:ascii="Times New Roman" w:eastAsia="Times New Roman" w:hAnsi="Times New Roman" w:cs="Times New Roman"/>
          <w:sz w:val="20"/>
          <w:szCs w:val="20"/>
          <w:lang w:val="en-US"/>
        </w:rPr>
        <w:t>.</w:t>
      </w:r>
    </w:p>
    <w:p w14:paraId="0F6E0D0F" w14:textId="77777777" w:rsidR="00076BD9" w:rsidRPr="00D3576C" w:rsidRDefault="00076BD9" w:rsidP="00350A90">
      <w:pPr>
        <w:spacing w:after="0" w:line="240" w:lineRule="auto"/>
        <w:rPr>
          <w:rFonts w:ascii="Times New Roman" w:eastAsia="Times New Roman" w:hAnsi="Times New Roman" w:cs="Times New Roman"/>
          <w:sz w:val="20"/>
          <w:szCs w:val="20"/>
          <w:highlight w:val="yellow"/>
          <w:lang w:val="en-US"/>
        </w:rPr>
      </w:pPr>
    </w:p>
    <w:p w14:paraId="1DE56BC3" w14:textId="5B15EAF7" w:rsidR="00076BD9" w:rsidRPr="004F3D21" w:rsidRDefault="00076BD9"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lang w:val="en-US"/>
        </w:rPr>
        <w:t xml:space="preserve">Coelho AVP, Coelho IP, </w:t>
      </w:r>
      <w:proofErr w:type="spellStart"/>
      <w:r w:rsidRPr="004F3D21">
        <w:rPr>
          <w:rFonts w:ascii="Times New Roman" w:eastAsia="Times New Roman" w:hAnsi="Times New Roman" w:cs="Times New Roman"/>
          <w:sz w:val="20"/>
          <w:szCs w:val="20"/>
          <w:lang w:val="en-US"/>
        </w:rPr>
        <w:t>Kindel</w:t>
      </w:r>
      <w:proofErr w:type="spellEnd"/>
      <w:r w:rsidRPr="004F3D21">
        <w:rPr>
          <w:rFonts w:ascii="Times New Roman" w:eastAsia="Times New Roman" w:hAnsi="Times New Roman" w:cs="Times New Roman"/>
          <w:sz w:val="20"/>
          <w:szCs w:val="20"/>
          <w:lang w:val="en-US"/>
        </w:rPr>
        <w:t xml:space="preserve"> A. 2006. </w:t>
      </w:r>
      <w:r w:rsidRPr="00136AF8">
        <w:rPr>
          <w:rFonts w:ascii="Times New Roman" w:eastAsia="Times New Roman" w:hAnsi="Times New Roman" w:cs="Times New Roman"/>
          <w:i/>
          <w:iCs/>
          <w:sz w:val="20"/>
          <w:szCs w:val="20"/>
          <w:lang w:val="en-US"/>
        </w:rPr>
        <w:t>SIRIEMA</w:t>
      </w:r>
      <w:r w:rsidRPr="004F3D21">
        <w:rPr>
          <w:rFonts w:ascii="Times New Roman" w:eastAsia="Times New Roman" w:hAnsi="Times New Roman" w:cs="Times New Roman"/>
          <w:sz w:val="20"/>
          <w:szCs w:val="20"/>
          <w:lang w:val="en-US"/>
        </w:rPr>
        <w:t xml:space="preserve">. Spatial Evaluation of Road Mortality Software. </w:t>
      </w:r>
      <w:proofErr w:type="spellStart"/>
      <w:r w:rsidRPr="004F3D21">
        <w:rPr>
          <w:rFonts w:ascii="Times New Roman" w:eastAsia="Times New Roman" w:hAnsi="Times New Roman" w:cs="Times New Roman"/>
          <w:sz w:val="20"/>
          <w:szCs w:val="20"/>
        </w:rPr>
        <w:t>User’s</w:t>
      </w:r>
      <w:proofErr w:type="spellEnd"/>
      <w:r w:rsidRPr="004F3D21">
        <w:rPr>
          <w:rFonts w:ascii="Times New Roman" w:eastAsia="Times New Roman" w:hAnsi="Times New Roman" w:cs="Times New Roman"/>
          <w:sz w:val="20"/>
          <w:szCs w:val="20"/>
        </w:rPr>
        <w:t xml:space="preserve"> </w:t>
      </w:r>
      <w:proofErr w:type="spellStart"/>
      <w:r w:rsidRPr="004F3D21">
        <w:rPr>
          <w:rFonts w:ascii="Times New Roman" w:eastAsia="Times New Roman" w:hAnsi="Times New Roman" w:cs="Times New Roman"/>
          <w:sz w:val="20"/>
          <w:szCs w:val="20"/>
        </w:rPr>
        <w:t>Guide</w:t>
      </w:r>
      <w:proofErr w:type="spellEnd"/>
      <w:r w:rsidRPr="004F3D21">
        <w:rPr>
          <w:rFonts w:ascii="Times New Roman" w:eastAsia="Times New Roman" w:hAnsi="Times New Roman" w:cs="Times New Roman"/>
          <w:sz w:val="20"/>
          <w:szCs w:val="20"/>
        </w:rPr>
        <w:t xml:space="preserve"> V.1.0. UFRGS, Porto Alegre, </w:t>
      </w:r>
      <w:proofErr w:type="spellStart"/>
      <w:r w:rsidRPr="004F3D21">
        <w:rPr>
          <w:rFonts w:ascii="Times New Roman" w:eastAsia="Times New Roman" w:hAnsi="Times New Roman" w:cs="Times New Roman"/>
          <w:sz w:val="20"/>
          <w:szCs w:val="20"/>
        </w:rPr>
        <w:t>Brazil</w:t>
      </w:r>
      <w:proofErr w:type="spellEnd"/>
    </w:p>
    <w:p w14:paraId="04148C97" w14:textId="77777777" w:rsidR="00580243" w:rsidRPr="00D3576C" w:rsidRDefault="00580243" w:rsidP="00350A90">
      <w:pPr>
        <w:spacing w:after="0" w:line="240" w:lineRule="auto"/>
        <w:rPr>
          <w:rFonts w:ascii="Times New Roman" w:eastAsia="Times New Roman" w:hAnsi="Times New Roman" w:cs="Times New Roman"/>
          <w:sz w:val="20"/>
          <w:szCs w:val="20"/>
          <w:highlight w:val="yellow"/>
        </w:rPr>
      </w:pPr>
    </w:p>
    <w:p w14:paraId="1A39DAF8" w14:textId="426E28B0" w:rsidR="00E771BE" w:rsidRPr="004F3D21" w:rsidRDefault="00580243"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rPr>
        <w:t xml:space="preserve">Coelho, I.P., </w:t>
      </w:r>
      <w:proofErr w:type="spellStart"/>
      <w:r w:rsidRPr="004F3D21">
        <w:rPr>
          <w:rFonts w:ascii="Times New Roman" w:eastAsia="Times New Roman" w:hAnsi="Times New Roman" w:cs="Times New Roman"/>
          <w:sz w:val="20"/>
          <w:szCs w:val="20"/>
        </w:rPr>
        <w:t>Kindel</w:t>
      </w:r>
      <w:proofErr w:type="spellEnd"/>
      <w:r w:rsidRPr="004F3D21">
        <w:rPr>
          <w:rFonts w:ascii="Times New Roman" w:eastAsia="Times New Roman" w:hAnsi="Times New Roman" w:cs="Times New Roman"/>
          <w:sz w:val="20"/>
          <w:szCs w:val="20"/>
        </w:rPr>
        <w:t xml:space="preserve">, A., Coelho, A.V.P., 2008. </w:t>
      </w:r>
      <w:r w:rsidRPr="004F3D21">
        <w:rPr>
          <w:rFonts w:ascii="Times New Roman" w:eastAsia="Times New Roman" w:hAnsi="Times New Roman" w:cs="Times New Roman"/>
          <w:sz w:val="20"/>
          <w:szCs w:val="20"/>
          <w:lang w:val="en-US"/>
        </w:rPr>
        <w:t xml:space="preserve">Road-kills of vertebrate species on two highways through the Atlantic Forest Biosphere Reserve, southern Brazil. </w:t>
      </w:r>
      <w:r w:rsidRPr="00136AF8">
        <w:rPr>
          <w:rFonts w:ascii="Times New Roman" w:eastAsia="Times New Roman" w:hAnsi="Times New Roman" w:cs="Times New Roman"/>
          <w:i/>
          <w:iCs/>
          <w:sz w:val="20"/>
          <w:szCs w:val="20"/>
        </w:rPr>
        <w:t xml:space="preserve">Eur. J. </w:t>
      </w:r>
      <w:proofErr w:type="spellStart"/>
      <w:r w:rsidRPr="00136AF8">
        <w:rPr>
          <w:rFonts w:ascii="Times New Roman" w:eastAsia="Times New Roman" w:hAnsi="Times New Roman" w:cs="Times New Roman"/>
          <w:i/>
          <w:iCs/>
          <w:sz w:val="20"/>
          <w:szCs w:val="20"/>
        </w:rPr>
        <w:t>Wildl</w:t>
      </w:r>
      <w:proofErr w:type="spellEnd"/>
      <w:r w:rsidRPr="004F3D21">
        <w:rPr>
          <w:rFonts w:ascii="Times New Roman" w:eastAsia="Times New Roman" w:hAnsi="Times New Roman" w:cs="Times New Roman"/>
          <w:sz w:val="20"/>
          <w:szCs w:val="20"/>
        </w:rPr>
        <w:t>. Res. 54, 689-699.</w:t>
      </w:r>
    </w:p>
    <w:p w14:paraId="0832C693" w14:textId="77777777" w:rsidR="00580243" w:rsidRPr="00D3576C" w:rsidRDefault="00580243" w:rsidP="00350A90">
      <w:pPr>
        <w:spacing w:after="0" w:line="240" w:lineRule="auto"/>
        <w:rPr>
          <w:rFonts w:ascii="Times New Roman" w:eastAsia="Times New Roman" w:hAnsi="Times New Roman" w:cs="Times New Roman"/>
          <w:sz w:val="20"/>
          <w:szCs w:val="20"/>
          <w:highlight w:val="yellow"/>
        </w:rPr>
      </w:pPr>
    </w:p>
    <w:p w14:paraId="38922D18" w14:textId="7A44CD26" w:rsidR="00E771BE" w:rsidRDefault="00527DCE" w:rsidP="00350A90">
      <w:pPr>
        <w:spacing w:after="0" w:line="240" w:lineRule="auto"/>
        <w:rPr>
          <w:rFonts w:ascii="Times New Roman" w:eastAsia="Times New Roman" w:hAnsi="Times New Roman" w:cs="Times New Roman"/>
          <w:sz w:val="20"/>
          <w:szCs w:val="20"/>
          <w:lang w:val="en-US"/>
        </w:rPr>
      </w:pPr>
      <w:r w:rsidRPr="004F3D21">
        <w:rPr>
          <w:rFonts w:ascii="Times New Roman" w:eastAsia="Times New Roman" w:hAnsi="Times New Roman" w:cs="Times New Roman"/>
          <w:sz w:val="20"/>
          <w:szCs w:val="20"/>
        </w:rPr>
        <w:t xml:space="preserve">Coelho, I.P., Teixeira, F.Z., Colombo, P., </w:t>
      </w:r>
      <w:proofErr w:type="spellStart"/>
      <w:r w:rsidRPr="004F3D21">
        <w:rPr>
          <w:rFonts w:ascii="Times New Roman" w:eastAsia="Times New Roman" w:hAnsi="Times New Roman" w:cs="Times New Roman"/>
          <w:sz w:val="20"/>
          <w:szCs w:val="20"/>
        </w:rPr>
        <w:t>Pfeifer</w:t>
      </w:r>
      <w:proofErr w:type="spellEnd"/>
      <w:r w:rsidRPr="004F3D21">
        <w:rPr>
          <w:rFonts w:ascii="Times New Roman" w:eastAsia="Times New Roman" w:hAnsi="Times New Roman" w:cs="Times New Roman"/>
          <w:sz w:val="20"/>
          <w:szCs w:val="20"/>
        </w:rPr>
        <w:t xml:space="preserve">, A.V., </w:t>
      </w:r>
      <w:proofErr w:type="spellStart"/>
      <w:r w:rsidRPr="004F3D21">
        <w:rPr>
          <w:rFonts w:ascii="Times New Roman" w:eastAsia="Times New Roman" w:hAnsi="Times New Roman" w:cs="Times New Roman"/>
          <w:sz w:val="20"/>
          <w:szCs w:val="20"/>
        </w:rPr>
        <w:t>Kindel</w:t>
      </w:r>
      <w:proofErr w:type="spellEnd"/>
      <w:r w:rsidRPr="004F3D21">
        <w:rPr>
          <w:rFonts w:ascii="Times New Roman" w:eastAsia="Times New Roman" w:hAnsi="Times New Roman" w:cs="Times New Roman"/>
          <w:sz w:val="20"/>
          <w:szCs w:val="20"/>
        </w:rPr>
        <w:t>, A</w:t>
      </w:r>
      <w:r w:rsidR="00DE1A3B" w:rsidRPr="004F3D21">
        <w:rPr>
          <w:rFonts w:ascii="Times New Roman" w:eastAsia="Times New Roman" w:hAnsi="Times New Roman" w:cs="Times New Roman"/>
          <w:sz w:val="20"/>
          <w:szCs w:val="20"/>
        </w:rPr>
        <w:t>.</w:t>
      </w:r>
      <w:r w:rsidR="0001260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2012. </w:t>
      </w:r>
      <w:r w:rsidRPr="004F3D21">
        <w:rPr>
          <w:rFonts w:ascii="Times New Roman" w:eastAsia="Times New Roman" w:hAnsi="Times New Roman" w:cs="Times New Roman"/>
          <w:sz w:val="20"/>
          <w:szCs w:val="20"/>
          <w:lang w:val="en-US"/>
        </w:rPr>
        <w:t xml:space="preserve">Anuran road-kills neighboring a peri-urban reserve in the Atlantic Forest, Brazil. </w:t>
      </w:r>
      <w:r w:rsidR="009E295C" w:rsidRPr="00136AF8">
        <w:rPr>
          <w:rFonts w:ascii="Times New Roman" w:eastAsia="Times New Roman" w:hAnsi="Times New Roman" w:cs="Times New Roman"/>
          <w:i/>
          <w:iCs/>
          <w:sz w:val="20"/>
          <w:szCs w:val="20"/>
          <w:lang w:val="en-US"/>
        </w:rPr>
        <w:t>J. Environ. Manage</w:t>
      </w:r>
      <w:r w:rsidRPr="004F3D21">
        <w:rPr>
          <w:rFonts w:ascii="Times New Roman" w:eastAsia="Times New Roman" w:hAnsi="Times New Roman" w:cs="Times New Roman"/>
          <w:sz w:val="20"/>
          <w:szCs w:val="20"/>
          <w:lang w:val="en-US"/>
        </w:rPr>
        <w:t xml:space="preserve">. </w:t>
      </w:r>
      <w:hyperlink r:id="rId19">
        <w:r w:rsidRPr="004F3D21">
          <w:rPr>
            <w:rFonts w:ascii="Times New Roman" w:eastAsia="Times New Roman" w:hAnsi="Times New Roman" w:cs="Times New Roman"/>
            <w:color w:val="000000"/>
            <w:sz w:val="20"/>
            <w:szCs w:val="20"/>
            <w:lang w:val="en-US"/>
          </w:rPr>
          <w:t>https://doi.org/10.1016/j.jenvman.2012.07.004</w:t>
        </w:r>
      </w:hyperlink>
      <w:r w:rsidRPr="004F3D21">
        <w:rPr>
          <w:rFonts w:ascii="Times New Roman" w:eastAsia="Times New Roman" w:hAnsi="Times New Roman" w:cs="Times New Roman"/>
          <w:sz w:val="20"/>
          <w:szCs w:val="20"/>
          <w:lang w:val="en-US"/>
        </w:rPr>
        <w:t>.</w:t>
      </w:r>
    </w:p>
    <w:p w14:paraId="3C7F211E" w14:textId="77777777" w:rsidR="00136AF8" w:rsidRPr="004F3D21" w:rsidRDefault="00136AF8" w:rsidP="00350A90">
      <w:pPr>
        <w:spacing w:after="0" w:line="240" w:lineRule="auto"/>
        <w:rPr>
          <w:rFonts w:ascii="Times New Roman" w:eastAsia="Times New Roman" w:hAnsi="Times New Roman" w:cs="Times New Roman"/>
          <w:sz w:val="20"/>
          <w:szCs w:val="20"/>
          <w:lang w:val="en-US"/>
        </w:rPr>
      </w:pPr>
    </w:p>
    <w:p w14:paraId="464E896E" w14:textId="00671878" w:rsidR="00E771BE" w:rsidRPr="004F3D21" w:rsidRDefault="00527DCE"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lang w:val="en-US"/>
        </w:rPr>
        <w:t>Coffin, W.A</w:t>
      </w:r>
      <w:r w:rsidR="00DE1A3B" w:rsidRPr="004F3D21">
        <w:rPr>
          <w:rFonts w:ascii="Times New Roman" w:eastAsia="Times New Roman" w:hAnsi="Times New Roman" w:cs="Times New Roman"/>
          <w:sz w:val="20"/>
          <w:szCs w:val="20"/>
          <w:lang w:val="en-US"/>
        </w:rPr>
        <w:t>.</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2007. From </w:t>
      </w:r>
      <w:proofErr w:type="gramStart"/>
      <w:r w:rsidR="00300B5A">
        <w:rPr>
          <w:rFonts w:ascii="Times New Roman" w:eastAsia="Times New Roman" w:hAnsi="Times New Roman" w:cs="Times New Roman"/>
          <w:sz w:val="20"/>
          <w:szCs w:val="20"/>
          <w:lang w:val="en-US"/>
        </w:rPr>
        <w:t>road-kill</w:t>
      </w:r>
      <w:proofErr w:type="gramEnd"/>
      <w:r w:rsidRPr="004F3D21">
        <w:rPr>
          <w:rFonts w:ascii="Times New Roman" w:eastAsia="Times New Roman" w:hAnsi="Times New Roman" w:cs="Times New Roman"/>
          <w:sz w:val="20"/>
          <w:szCs w:val="20"/>
          <w:lang w:val="en-US"/>
        </w:rPr>
        <w:t xml:space="preserve"> to road ecology: A review of the ecological effects of roads. </w:t>
      </w:r>
      <w:r w:rsidR="009E295C" w:rsidRPr="00136AF8">
        <w:rPr>
          <w:rFonts w:ascii="Times New Roman" w:eastAsia="Times New Roman" w:hAnsi="Times New Roman" w:cs="Times New Roman"/>
          <w:i/>
          <w:iCs/>
          <w:sz w:val="20"/>
          <w:szCs w:val="20"/>
        </w:rPr>
        <w:t xml:space="preserve">J </w:t>
      </w:r>
      <w:proofErr w:type="spellStart"/>
      <w:r w:rsidR="009E295C" w:rsidRPr="00136AF8">
        <w:rPr>
          <w:rFonts w:ascii="Times New Roman" w:eastAsia="Times New Roman" w:hAnsi="Times New Roman" w:cs="Times New Roman"/>
          <w:i/>
          <w:iCs/>
          <w:sz w:val="20"/>
          <w:szCs w:val="20"/>
        </w:rPr>
        <w:t>Transp</w:t>
      </w:r>
      <w:proofErr w:type="spellEnd"/>
      <w:r w:rsidR="009E295C" w:rsidRPr="00136AF8">
        <w:rPr>
          <w:rFonts w:ascii="Times New Roman" w:eastAsia="Times New Roman" w:hAnsi="Times New Roman" w:cs="Times New Roman"/>
          <w:i/>
          <w:iCs/>
          <w:sz w:val="20"/>
          <w:szCs w:val="20"/>
        </w:rPr>
        <w:t xml:space="preserve"> Geogr</w:t>
      </w:r>
      <w:r w:rsidRPr="004F3D21">
        <w:rPr>
          <w:rFonts w:ascii="Times New Roman" w:eastAsia="Times New Roman" w:hAnsi="Times New Roman" w:cs="Times New Roman"/>
          <w:sz w:val="20"/>
          <w:szCs w:val="20"/>
        </w:rPr>
        <w:t>. https://doi.org/10.1016/j.transgeo.2006.11.006.</w:t>
      </w:r>
    </w:p>
    <w:p w14:paraId="4DFB0957"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rPr>
      </w:pPr>
    </w:p>
    <w:p w14:paraId="32A23A47" w14:textId="5359CE6E" w:rsidR="00E771BE" w:rsidRPr="004F3D21" w:rsidRDefault="00527DCE"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rPr>
        <w:t>Coutinho, L.M</w:t>
      </w:r>
      <w:r w:rsidR="00DE1A3B" w:rsidRPr="004F3D21">
        <w:rPr>
          <w:rFonts w:ascii="Times New Roman" w:eastAsia="Times New Roman" w:hAnsi="Times New Roman" w:cs="Times New Roman"/>
          <w:sz w:val="20"/>
          <w:szCs w:val="20"/>
        </w:rPr>
        <w:t>.</w:t>
      </w:r>
      <w:r w:rsidR="0001260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2016. </w:t>
      </w:r>
      <w:r w:rsidR="009E295C" w:rsidRPr="00136AF8">
        <w:rPr>
          <w:rFonts w:ascii="Times New Roman" w:eastAsia="Times New Roman" w:hAnsi="Times New Roman" w:cs="Times New Roman"/>
          <w:i/>
          <w:iCs/>
          <w:sz w:val="20"/>
          <w:szCs w:val="20"/>
        </w:rPr>
        <w:t>Biomas brasileiros</w:t>
      </w:r>
      <w:r w:rsidR="009E295C" w:rsidRPr="004F3D21">
        <w:rPr>
          <w:rFonts w:ascii="Times New Roman" w:eastAsia="Times New Roman" w:hAnsi="Times New Roman" w:cs="Times New Roman"/>
          <w:sz w:val="20"/>
          <w:szCs w:val="20"/>
        </w:rPr>
        <w:t xml:space="preserve">, ed. </w:t>
      </w:r>
      <w:r w:rsidRPr="004F3D21">
        <w:rPr>
          <w:rFonts w:ascii="Times New Roman" w:eastAsia="Times New Roman" w:hAnsi="Times New Roman" w:cs="Times New Roman"/>
          <w:sz w:val="20"/>
          <w:szCs w:val="20"/>
        </w:rPr>
        <w:t>Oficina de Textos</w:t>
      </w:r>
      <w:r w:rsidR="009E295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São Paulo.</w:t>
      </w:r>
    </w:p>
    <w:p w14:paraId="14A2904F"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rPr>
      </w:pPr>
    </w:p>
    <w:p w14:paraId="3B86EA5C" w14:textId="77777777" w:rsidR="00E771BE" w:rsidRPr="00F902D7" w:rsidRDefault="00527DCE" w:rsidP="00350A90">
      <w:pPr>
        <w:spacing w:after="0" w:line="240" w:lineRule="auto"/>
        <w:rPr>
          <w:rFonts w:ascii="Times New Roman" w:eastAsia="Times New Roman" w:hAnsi="Times New Roman" w:cs="Times New Roman"/>
          <w:sz w:val="20"/>
          <w:szCs w:val="20"/>
          <w:lang w:val="en-US"/>
        </w:rPr>
      </w:pPr>
      <w:r w:rsidRPr="00F902D7">
        <w:rPr>
          <w:rFonts w:ascii="Times New Roman" w:eastAsia="Times New Roman" w:hAnsi="Times New Roman" w:cs="Times New Roman"/>
          <w:sz w:val="20"/>
          <w:szCs w:val="20"/>
          <w:lang w:val="en-US"/>
        </w:rPr>
        <w:t xml:space="preserve">Danielson, B., Hubbard, J.M.W.A., 1998. </w:t>
      </w:r>
      <w:r w:rsidRPr="00DA02C3">
        <w:rPr>
          <w:rFonts w:ascii="Times New Roman" w:eastAsia="Times New Roman" w:hAnsi="Times New Roman" w:cs="Times New Roman"/>
          <w:i/>
          <w:iCs/>
          <w:sz w:val="20"/>
          <w:szCs w:val="20"/>
          <w:lang w:val="en-US"/>
        </w:rPr>
        <w:t>Literature review for assessing the status of current methods of reducing deer-vehicle collisions</w:t>
      </w:r>
      <w:r w:rsidRPr="00F902D7">
        <w:rPr>
          <w:rFonts w:ascii="Times New Roman" w:eastAsia="Times New Roman" w:hAnsi="Times New Roman" w:cs="Times New Roman"/>
          <w:sz w:val="20"/>
          <w:szCs w:val="20"/>
          <w:lang w:val="en-US"/>
        </w:rPr>
        <w:t>. The Iowa Department of Transportation.</w:t>
      </w:r>
    </w:p>
    <w:p w14:paraId="41D9A616" w14:textId="0EBCDC39"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7E592768" w14:textId="58B7DA29" w:rsidR="00F9461A" w:rsidRPr="004F3D21" w:rsidRDefault="00F9461A" w:rsidP="00350A90">
      <w:pPr>
        <w:spacing w:after="0" w:line="240" w:lineRule="auto"/>
        <w:rPr>
          <w:rFonts w:ascii="Times New Roman" w:eastAsia="Times New Roman" w:hAnsi="Times New Roman" w:cs="Times New Roman"/>
          <w:sz w:val="20"/>
          <w:szCs w:val="20"/>
          <w:lang w:val="en-US"/>
        </w:rPr>
      </w:pPr>
      <w:proofErr w:type="spellStart"/>
      <w:r w:rsidRPr="004F3D21">
        <w:rPr>
          <w:rFonts w:ascii="Times New Roman" w:eastAsia="Times New Roman" w:hAnsi="Times New Roman" w:cs="Times New Roman"/>
          <w:sz w:val="20"/>
          <w:szCs w:val="20"/>
          <w:lang w:val="en-US"/>
        </w:rPr>
        <w:t>Duellman</w:t>
      </w:r>
      <w:proofErr w:type="spellEnd"/>
      <w:r w:rsidRPr="004F3D21">
        <w:rPr>
          <w:rFonts w:ascii="Times New Roman" w:eastAsia="Times New Roman" w:hAnsi="Times New Roman" w:cs="Times New Roman"/>
          <w:sz w:val="20"/>
          <w:szCs w:val="20"/>
          <w:lang w:val="en-US"/>
        </w:rPr>
        <w:t xml:space="preserve">, W.E., </w:t>
      </w:r>
      <w:proofErr w:type="spellStart"/>
      <w:r w:rsidRPr="004F3D21">
        <w:rPr>
          <w:rFonts w:ascii="Times New Roman" w:eastAsia="Times New Roman" w:hAnsi="Times New Roman" w:cs="Times New Roman"/>
          <w:sz w:val="20"/>
          <w:szCs w:val="20"/>
          <w:lang w:val="en-US"/>
        </w:rPr>
        <w:t>Trueb</w:t>
      </w:r>
      <w:proofErr w:type="spellEnd"/>
      <w:r w:rsidRPr="004F3D21">
        <w:rPr>
          <w:rFonts w:ascii="Times New Roman" w:eastAsia="Times New Roman" w:hAnsi="Times New Roman" w:cs="Times New Roman"/>
          <w:sz w:val="20"/>
          <w:szCs w:val="20"/>
          <w:lang w:val="en-US"/>
        </w:rPr>
        <w:t xml:space="preserve">, L., 1994. </w:t>
      </w:r>
      <w:r w:rsidRPr="00DA02C3">
        <w:rPr>
          <w:rFonts w:ascii="Times New Roman" w:eastAsia="Times New Roman" w:hAnsi="Times New Roman" w:cs="Times New Roman"/>
          <w:i/>
          <w:iCs/>
          <w:sz w:val="20"/>
          <w:szCs w:val="20"/>
          <w:lang w:val="en-US"/>
        </w:rPr>
        <w:t>Biology of Amphibians</w:t>
      </w:r>
      <w:r w:rsidRPr="004F3D21">
        <w:rPr>
          <w:rFonts w:ascii="Times New Roman" w:eastAsia="Times New Roman" w:hAnsi="Times New Roman" w:cs="Times New Roman"/>
          <w:sz w:val="20"/>
          <w:szCs w:val="20"/>
          <w:lang w:val="en-US"/>
        </w:rPr>
        <w:t xml:space="preserve">. The Johns Hopkins University Press, </w:t>
      </w:r>
      <w:proofErr w:type="gramStart"/>
      <w:r w:rsidRPr="004F3D21">
        <w:rPr>
          <w:rFonts w:ascii="Times New Roman" w:eastAsia="Times New Roman" w:hAnsi="Times New Roman" w:cs="Times New Roman"/>
          <w:sz w:val="20"/>
          <w:szCs w:val="20"/>
          <w:lang w:val="en-US"/>
        </w:rPr>
        <w:t>Baltimore</w:t>
      </w:r>
      <w:proofErr w:type="gramEnd"/>
      <w:r w:rsidRPr="004F3D21">
        <w:rPr>
          <w:rFonts w:ascii="Times New Roman" w:eastAsia="Times New Roman" w:hAnsi="Times New Roman" w:cs="Times New Roman"/>
          <w:sz w:val="20"/>
          <w:szCs w:val="20"/>
          <w:lang w:val="en-US"/>
        </w:rPr>
        <w:t xml:space="preserve"> and London 670 p.</w:t>
      </w:r>
    </w:p>
    <w:p w14:paraId="20393F1F" w14:textId="54B61E8F" w:rsidR="00F9461A" w:rsidRPr="004C684D" w:rsidRDefault="00F9461A" w:rsidP="00350A90">
      <w:pPr>
        <w:spacing w:after="0" w:line="240" w:lineRule="auto"/>
        <w:rPr>
          <w:rFonts w:ascii="Times New Roman" w:eastAsia="Times New Roman" w:hAnsi="Times New Roman" w:cs="Times New Roman"/>
          <w:sz w:val="20"/>
          <w:szCs w:val="20"/>
          <w:lang w:val="en-US"/>
        </w:rPr>
      </w:pPr>
    </w:p>
    <w:p w14:paraId="69BF258B" w14:textId="4D4A8DD4" w:rsidR="004C684D" w:rsidRPr="007B7BE5" w:rsidRDefault="004C684D" w:rsidP="00350A90">
      <w:pPr>
        <w:spacing w:after="0" w:line="240" w:lineRule="auto"/>
        <w:rPr>
          <w:rFonts w:ascii="Times New Roman" w:eastAsia="Times New Roman" w:hAnsi="Times New Roman" w:cs="Times New Roman"/>
          <w:sz w:val="20"/>
          <w:szCs w:val="20"/>
          <w:rPrChange w:id="99" w:author="lutebio@outlook.com" w:date="2021-05-11T16:09:00Z">
            <w:rPr>
              <w:rFonts w:ascii="Times New Roman" w:eastAsia="Times New Roman" w:hAnsi="Times New Roman" w:cs="Times New Roman"/>
              <w:sz w:val="20"/>
              <w:szCs w:val="20"/>
              <w:lang w:val="en-US"/>
            </w:rPr>
          </w:rPrChange>
        </w:rPr>
      </w:pPr>
      <w:proofErr w:type="spellStart"/>
      <w:r w:rsidRPr="004C684D">
        <w:rPr>
          <w:rFonts w:ascii="Times New Roman" w:eastAsia="Times New Roman" w:hAnsi="Times New Roman" w:cs="Times New Roman"/>
          <w:sz w:val="20"/>
          <w:szCs w:val="20"/>
          <w:lang w:val="en-US"/>
        </w:rPr>
        <w:t>Fahrig</w:t>
      </w:r>
      <w:proofErr w:type="spellEnd"/>
      <w:r w:rsidRPr="004C684D">
        <w:rPr>
          <w:rFonts w:ascii="Times New Roman" w:eastAsia="Times New Roman" w:hAnsi="Times New Roman" w:cs="Times New Roman"/>
          <w:sz w:val="20"/>
          <w:szCs w:val="20"/>
          <w:lang w:val="en-US"/>
        </w:rPr>
        <w:t xml:space="preserve">, L., T. </w:t>
      </w:r>
      <w:proofErr w:type="spellStart"/>
      <w:r w:rsidRPr="004C684D">
        <w:rPr>
          <w:rFonts w:ascii="Times New Roman" w:eastAsia="Times New Roman" w:hAnsi="Times New Roman" w:cs="Times New Roman"/>
          <w:sz w:val="20"/>
          <w:szCs w:val="20"/>
          <w:lang w:val="en-US"/>
        </w:rPr>
        <w:t>Rytwinski</w:t>
      </w:r>
      <w:proofErr w:type="spellEnd"/>
      <w:r w:rsidRPr="004C684D">
        <w:rPr>
          <w:rFonts w:ascii="Times New Roman" w:eastAsia="Times New Roman" w:hAnsi="Times New Roman" w:cs="Times New Roman"/>
          <w:sz w:val="20"/>
          <w:szCs w:val="20"/>
          <w:lang w:val="en-US"/>
        </w:rPr>
        <w:t>. 2009. Effects of roads on animal abundance: an empirical review and synthesis.</w:t>
      </w:r>
      <w:r>
        <w:rPr>
          <w:rFonts w:ascii="Times New Roman" w:eastAsia="Times New Roman" w:hAnsi="Times New Roman" w:cs="Times New Roman"/>
          <w:sz w:val="20"/>
          <w:szCs w:val="20"/>
          <w:lang w:val="en-US"/>
        </w:rPr>
        <w:t xml:space="preserve"> </w:t>
      </w:r>
      <w:r w:rsidRPr="00DA02C3">
        <w:rPr>
          <w:rFonts w:ascii="Times New Roman" w:eastAsia="Times New Roman" w:hAnsi="Times New Roman" w:cs="Times New Roman"/>
          <w:i/>
          <w:iCs/>
          <w:sz w:val="20"/>
          <w:szCs w:val="20"/>
          <w:lang w:val="en-US"/>
        </w:rPr>
        <w:t>Ecology and Society</w:t>
      </w:r>
      <w:r>
        <w:rPr>
          <w:rFonts w:ascii="Times New Roman" w:eastAsia="Times New Roman" w:hAnsi="Times New Roman" w:cs="Times New Roman"/>
          <w:sz w:val="20"/>
          <w:szCs w:val="20"/>
          <w:lang w:val="en-US"/>
        </w:rPr>
        <w:t xml:space="preserve">, </w:t>
      </w:r>
      <w:r w:rsidRPr="004C684D">
        <w:rPr>
          <w:rFonts w:ascii="Times New Roman" w:eastAsia="Times New Roman" w:hAnsi="Times New Roman" w:cs="Times New Roman"/>
          <w:sz w:val="20"/>
          <w:szCs w:val="20"/>
          <w:lang w:val="en-US"/>
        </w:rPr>
        <w:t>14</w:t>
      </w:r>
      <w:r>
        <w:rPr>
          <w:rFonts w:ascii="Times New Roman" w:eastAsia="Times New Roman" w:hAnsi="Times New Roman" w:cs="Times New Roman"/>
          <w:sz w:val="20"/>
          <w:szCs w:val="20"/>
          <w:lang w:val="en-US"/>
        </w:rPr>
        <w:t xml:space="preserve">, </w:t>
      </w:r>
      <w:r w:rsidRPr="004C684D">
        <w:rPr>
          <w:rFonts w:ascii="Times New Roman" w:eastAsia="Times New Roman" w:hAnsi="Times New Roman" w:cs="Times New Roman"/>
          <w:sz w:val="20"/>
          <w:szCs w:val="20"/>
          <w:lang w:val="en-US"/>
        </w:rPr>
        <w:t xml:space="preserve">1: 21. </w:t>
      </w:r>
      <w:r w:rsidRPr="007B7BE5">
        <w:rPr>
          <w:rFonts w:ascii="Times New Roman" w:eastAsia="Times New Roman" w:hAnsi="Times New Roman" w:cs="Times New Roman"/>
          <w:sz w:val="20"/>
          <w:szCs w:val="20"/>
          <w:rPrChange w:id="100" w:author="lutebio@outlook.com" w:date="2021-05-11T16:09:00Z">
            <w:rPr>
              <w:rFonts w:ascii="Times New Roman" w:eastAsia="Times New Roman" w:hAnsi="Times New Roman" w:cs="Times New Roman"/>
              <w:sz w:val="20"/>
              <w:szCs w:val="20"/>
              <w:lang w:val="en-US"/>
            </w:rPr>
          </w:rPrChange>
        </w:rPr>
        <w:t xml:space="preserve">[online] URL: </w:t>
      </w:r>
      <w:r w:rsidR="00AD3479">
        <w:fldChar w:fldCharType="begin"/>
      </w:r>
      <w:r w:rsidR="00AD3479" w:rsidRPr="007B7BE5">
        <w:rPr>
          <w:rPrChange w:id="101" w:author="lutebio@outlook.com" w:date="2021-05-11T16:09:00Z">
            <w:rPr>
              <w:lang w:val="en-US"/>
            </w:rPr>
          </w:rPrChange>
        </w:rPr>
        <w:instrText xml:space="preserve"> HYPERLINK "http://www.ecologyandsociety.org/vol14/iss1/art21/" </w:instrText>
      </w:r>
      <w:r w:rsidR="00AD3479">
        <w:fldChar w:fldCharType="separate"/>
      </w:r>
      <w:r w:rsidRPr="007B7BE5">
        <w:rPr>
          <w:rFonts w:ascii="Times New Roman" w:eastAsia="Times New Roman" w:hAnsi="Times New Roman" w:cs="Times New Roman"/>
          <w:sz w:val="20"/>
          <w:szCs w:val="20"/>
          <w:rPrChange w:id="102" w:author="lutebio@outlook.com" w:date="2021-05-11T16:09:00Z">
            <w:rPr>
              <w:rFonts w:ascii="Times New Roman" w:eastAsia="Times New Roman" w:hAnsi="Times New Roman" w:cs="Times New Roman"/>
              <w:sz w:val="20"/>
              <w:szCs w:val="20"/>
              <w:lang w:val="en-US"/>
            </w:rPr>
          </w:rPrChange>
        </w:rPr>
        <w:t>http://www.ecologyandsociety.org/vol14/iss1/art21/</w:t>
      </w:r>
      <w:r w:rsidR="00AD3479">
        <w:rPr>
          <w:rFonts w:ascii="Times New Roman" w:eastAsia="Times New Roman" w:hAnsi="Times New Roman" w:cs="Times New Roman"/>
          <w:sz w:val="20"/>
          <w:szCs w:val="20"/>
          <w:lang w:val="en-US"/>
        </w:rPr>
        <w:fldChar w:fldCharType="end"/>
      </w:r>
    </w:p>
    <w:p w14:paraId="77863603" w14:textId="77777777" w:rsidR="004C684D" w:rsidRPr="007B7BE5" w:rsidRDefault="004C684D" w:rsidP="00350A90">
      <w:pPr>
        <w:spacing w:after="0" w:line="240" w:lineRule="auto"/>
        <w:rPr>
          <w:rFonts w:ascii="Times New Roman" w:eastAsia="Times New Roman" w:hAnsi="Times New Roman" w:cs="Times New Roman"/>
          <w:sz w:val="20"/>
          <w:szCs w:val="20"/>
          <w:highlight w:val="yellow"/>
          <w:rPrChange w:id="103" w:author="lutebio@outlook.com" w:date="2021-05-11T16:09:00Z">
            <w:rPr>
              <w:rFonts w:ascii="Times New Roman" w:eastAsia="Times New Roman" w:hAnsi="Times New Roman" w:cs="Times New Roman"/>
              <w:sz w:val="20"/>
              <w:szCs w:val="20"/>
              <w:highlight w:val="yellow"/>
              <w:lang w:val="en-US"/>
            </w:rPr>
          </w:rPrChange>
        </w:rPr>
      </w:pPr>
    </w:p>
    <w:p w14:paraId="1C260801" w14:textId="20B5CE4A" w:rsidR="00E771BE" w:rsidRPr="00D3576C" w:rsidRDefault="00527DCE" w:rsidP="00350A90">
      <w:pPr>
        <w:spacing w:after="0" w:line="240" w:lineRule="auto"/>
        <w:rPr>
          <w:rFonts w:ascii="Times New Roman" w:eastAsia="Times New Roman" w:hAnsi="Times New Roman" w:cs="Times New Roman"/>
          <w:sz w:val="20"/>
          <w:szCs w:val="20"/>
          <w:lang w:val="en-US"/>
        </w:rPr>
      </w:pPr>
      <w:r w:rsidRPr="00FC0474">
        <w:rPr>
          <w:rFonts w:ascii="Times New Roman" w:eastAsia="Times New Roman" w:hAnsi="Times New Roman" w:cs="Times New Roman"/>
          <w:sz w:val="20"/>
          <w:szCs w:val="20"/>
        </w:rPr>
        <w:t>Farias, T.R.L., Medeiros, P.H.A., Navarro-</w:t>
      </w:r>
      <w:proofErr w:type="spellStart"/>
      <w:r w:rsidRPr="00FC0474">
        <w:rPr>
          <w:rFonts w:ascii="Times New Roman" w:eastAsia="Times New Roman" w:hAnsi="Times New Roman" w:cs="Times New Roman"/>
          <w:sz w:val="20"/>
          <w:szCs w:val="20"/>
        </w:rPr>
        <w:t>Hevia</w:t>
      </w:r>
      <w:proofErr w:type="spellEnd"/>
      <w:r w:rsidRPr="00FC0474">
        <w:rPr>
          <w:rFonts w:ascii="Times New Roman" w:eastAsia="Times New Roman" w:hAnsi="Times New Roman" w:cs="Times New Roman"/>
          <w:sz w:val="20"/>
          <w:szCs w:val="20"/>
        </w:rPr>
        <w:t>, J., de Araújo, J.C</w:t>
      </w:r>
      <w:r w:rsidR="00DE1A3B" w:rsidRPr="00FC0474">
        <w:rPr>
          <w:rFonts w:ascii="Times New Roman" w:eastAsia="Times New Roman" w:hAnsi="Times New Roman" w:cs="Times New Roman"/>
          <w:sz w:val="20"/>
          <w:szCs w:val="20"/>
        </w:rPr>
        <w:t>.</w:t>
      </w:r>
      <w:r w:rsidR="0001260C" w:rsidRPr="00FC0474">
        <w:rPr>
          <w:rFonts w:ascii="Times New Roman" w:eastAsia="Times New Roman" w:hAnsi="Times New Roman" w:cs="Times New Roman"/>
          <w:sz w:val="20"/>
          <w:szCs w:val="20"/>
        </w:rPr>
        <w:t>,</w:t>
      </w:r>
      <w:r w:rsidRPr="00FC0474">
        <w:rPr>
          <w:rFonts w:ascii="Times New Roman" w:eastAsia="Times New Roman" w:hAnsi="Times New Roman" w:cs="Times New Roman"/>
          <w:sz w:val="20"/>
          <w:szCs w:val="20"/>
        </w:rPr>
        <w:t xml:space="preserve"> 2019. </w:t>
      </w:r>
      <w:r w:rsidRPr="00D3576C">
        <w:rPr>
          <w:rFonts w:ascii="Times New Roman" w:eastAsia="Times New Roman" w:hAnsi="Times New Roman" w:cs="Times New Roman"/>
          <w:sz w:val="20"/>
          <w:szCs w:val="20"/>
          <w:lang w:val="en-US"/>
        </w:rPr>
        <w:t xml:space="preserve">Unpaved rural roads as source areas of sediment in a watershed of the Brazilian </w:t>
      </w:r>
      <w:r w:rsidR="001C7682" w:rsidRPr="00D3576C">
        <w:rPr>
          <w:rFonts w:ascii="Times New Roman" w:eastAsia="Times New Roman" w:hAnsi="Times New Roman" w:cs="Times New Roman"/>
          <w:sz w:val="20"/>
          <w:szCs w:val="20"/>
          <w:lang w:val="en-US"/>
        </w:rPr>
        <w:t>semiarid</w:t>
      </w:r>
      <w:r w:rsidRPr="00D3576C">
        <w:rPr>
          <w:rFonts w:ascii="Times New Roman" w:eastAsia="Times New Roman" w:hAnsi="Times New Roman" w:cs="Times New Roman"/>
          <w:sz w:val="20"/>
          <w:szCs w:val="20"/>
          <w:lang w:val="en-US"/>
        </w:rPr>
        <w:t xml:space="preserve"> region. </w:t>
      </w:r>
      <w:r w:rsidR="00002860" w:rsidRPr="00DA02C3">
        <w:rPr>
          <w:rFonts w:ascii="Times New Roman" w:eastAsia="Times New Roman" w:hAnsi="Times New Roman" w:cs="Times New Roman"/>
          <w:i/>
          <w:iCs/>
          <w:sz w:val="20"/>
          <w:szCs w:val="20"/>
          <w:lang w:val="en-US"/>
        </w:rPr>
        <w:t>Int. J. Sediment Res</w:t>
      </w:r>
      <w:r w:rsidR="00002860"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34, 475-485. https://doi.org/10.1016/j.ijsrc.2019.03.002.</w:t>
      </w:r>
    </w:p>
    <w:p w14:paraId="7A0DDD7C"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1119777F" w14:textId="55F16F30" w:rsidR="00E771BE" w:rsidRPr="00D3576C" w:rsidRDefault="00527DCE" w:rsidP="00350A90">
      <w:pPr>
        <w:spacing w:after="0" w:line="240" w:lineRule="auto"/>
        <w:rPr>
          <w:rFonts w:ascii="Times New Roman" w:eastAsia="Times New Roman" w:hAnsi="Times New Roman" w:cs="Times New Roman"/>
          <w:sz w:val="20"/>
          <w:szCs w:val="20"/>
          <w:lang w:val="en-US"/>
        </w:rPr>
      </w:pPr>
      <w:r w:rsidRPr="00D3576C">
        <w:rPr>
          <w:rFonts w:ascii="Times New Roman" w:eastAsia="Times New Roman" w:hAnsi="Times New Roman" w:cs="Times New Roman"/>
          <w:sz w:val="20"/>
          <w:szCs w:val="20"/>
          <w:lang w:val="en-US"/>
        </w:rPr>
        <w:t>Forman, R.T.T., Alexander</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L.E</w:t>
      </w:r>
      <w:r w:rsidR="00DE1A3B" w:rsidRPr="00D3576C">
        <w:rPr>
          <w:rFonts w:ascii="Times New Roman" w:eastAsia="Times New Roman" w:hAnsi="Times New Roman" w:cs="Times New Roman"/>
          <w:sz w:val="20"/>
          <w:szCs w:val="20"/>
          <w:lang w:val="en-US"/>
        </w:rPr>
        <w:t>.</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1998. Roads and their major ecological effects. </w:t>
      </w:r>
      <w:proofErr w:type="spellStart"/>
      <w:r w:rsidR="00A9418D" w:rsidRPr="00DA02C3">
        <w:rPr>
          <w:rFonts w:ascii="Times New Roman" w:eastAsia="Times New Roman" w:hAnsi="Times New Roman" w:cs="Times New Roman"/>
          <w:i/>
          <w:iCs/>
          <w:sz w:val="20"/>
          <w:szCs w:val="20"/>
          <w:lang w:val="en-US"/>
        </w:rPr>
        <w:t>Annu</w:t>
      </w:r>
      <w:proofErr w:type="spellEnd"/>
      <w:r w:rsidR="00A9418D" w:rsidRPr="00DA02C3">
        <w:rPr>
          <w:rFonts w:ascii="Times New Roman" w:eastAsia="Times New Roman" w:hAnsi="Times New Roman" w:cs="Times New Roman"/>
          <w:i/>
          <w:iCs/>
          <w:sz w:val="20"/>
          <w:szCs w:val="20"/>
          <w:lang w:val="en-US"/>
        </w:rPr>
        <w:t xml:space="preserve"> Rev </w:t>
      </w:r>
      <w:proofErr w:type="spellStart"/>
      <w:r w:rsidR="00A9418D" w:rsidRPr="00DA02C3">
        <w:rPr>
          <w:rFonts w:ascii="Times New Roman" w:eastAsia="Times New Roman" w:hAnsi="Times New Roman" w:cs="Times New Roman"/>
          <w:i/>
          <w:iCs/>
          <w:sz w:val="20"/>
          <w:szCs w:val="20"/>
          <w:lang w:val="en-US"/>
        </w:rPr>
        <w:t>Ecol</w:t>
      </w:r>
      <w:proofErr w:type="spellEnd"/>
      <w:r w:rsidR="00A9418D" w:rsidRPr="00DA02C3">
        <w:rPr>
          <w:rFonts w:ascii="Times New Roman" w:eastAsia="Times New Roman" w:hAnsi="Times New Roman" w:cs="Times New Roman"/>
          <w:i/>
          <w:iCs/>
          <w:sz w:val="20"/>
          <w:szCs w:val="20"/>
          <w:lang w:val="en-US"/>
        </w:rPr>
        <w:t xml:space="preserve"> Syst</w:t>
      </w:r>
      <w:r w:rsidRPr="00D3576C">
        <w:rPr>
          <w:rFonts w:ascii="Times New Roman" w:eastAsia="Times New Roman" w:hAnsi="Times New Roman" w:cs="Times New Roman"/>
          <w:sz w:val="20"/>
          <w:szCs w:val="20"/>
          <w:lang w:val="en-US"/>
        </w:rPr>
        <w:t xml:space="preserve">. 207–232. </w:t>
      </w:r>
      <w:hyperlink r:id="rId20">
        <w:r w:rsidRPr="00D3576C">
          <w:rPr>
            <w:rFonts w:ascii="Times New Roman" w:eastAsia="Times New Roman" w:hAnsi="Times New Roman" w:cs="Times New Roman"/>
            <w:sz w:val="20"/>
            <w:szCs w:val="20"/>
            <w:lang w:val="en-US"/>
          </w:rPr>
          <w:t>https://doi.org/10.1146/annurev.ecolsys.29.1.207</w:t>
        </w:r>
      </w:hyperlink>
      <w:r w:rsidRPr="00D3576C">
        <w:rPr>
          <w:rFonts w:ascii="Times New Roman" w:eastAsia="Times New Roman" w:hAnsi="Times New Roman" w:cs="Times New Roman"/>
          <w:sz w:val="20"/>
          <w:szCs w:val="20"/>
          <w:lang w:val="en-US"/>
        </w:rPr>
        <w:t>.</w:t>
      </w:r>
    </w:p>
    <w:p w14:paraId="1909F4C8"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4A6887CE" w14:textId="23A43427" w:rsidR="00A00F91" w:rsidRDefault="00A00F91" w:rsidP="00350A90">
      <w:pPr>
        <w:spacing w:after="0" w:line="240" w:lineRule="auto"/>
        <w:rPr>
          <w:rFonts w:ascii="Times New Roman" w:eastAsia="Times New Roman" w:hAnsi="Times New Roman" w:cs="Times New Roman"/>
          <w:sz w:val="20"/>
          <w:szCs w:val="20"/>
          <w:lang w:val="en-US"/>
        </w:rPr>
      </w:pPr>
      <w:r w:rsidRPr="00D3576C">
        <w:rPr>
          <w:rFonts w:ascii="Times New Roman" w:eastAsia="Times New Roman" w:hAnsi="Times New Roman" w:cs="Times New Roman"/>
          <w:sz w:val="20"/>
          <w:szCs w:val="20"/>
          <w:lang w:val="en-US"/>
        </w:rPr>
        <w:t xml:space="preserve">Forman, R.T.T., Sperling, D., </w:t>
      </w:r>
      <w:proofErr w:type="spellStart"/>
      <w:r w:rsidRPr="00D3576C">
        <w:rPr>
          <w:rFonts w:ascii="Times New Roman" w:eastAsia="Times New Roman" w:hAnsi="Times New Roman" w:cs="Times New Roman"/>
          <w:sz w:val="20"/>
          <w:szCs w:val="20"/>
          <w:lang w:val="en-US"/>
        </w:rPr>
        <w:t>Bissonette</w:t>
      </w:r>
      <w:proofErr w:type="spellEnd"/>
      <w:r w:rsidRPr="00D3576C">
        <w:rPr>
          <w:rFonts w:ascii="Times New Roman" w:eastAsia="Times New Roman" w:hAnsi="Times New Roman" w:cs="Times New Roman"/>
          <w:sz w:val="20"/>
          <w:szCs w:val="20"/>
          <w:lang w:val="en-US"/>
        </w:rPr>
        <w:t xml:space="preserve">, J.A., Clevenger, A.P., Cutshall, C.D., Dale, V.H., </w:t>
      </w:r>
      <w:proofErr w:type="spellStart"/>
      <w:r w:rsidRPr="00D3576C">
        <w:rPr>
          <w:rFonts w:ascii="Times New Roman" w:eastAsia="Times New Roman" w:hAnsi="Times New Roman" w:cs="Times New Roman"/>
          <w:sz w:val="20"/>
          <w:szCs w:val="20"/>
          <w:lang w:val="en-US"/>
        </w:rPr>
        <w:t>Fahrig</w:t>
      </w:r>
      <w:proofErr w:type="spellEnd"/>
      <w:r w:rsidRPr="00D3576C">
        <w:rPr>
          <w:rFonts w:ascii="Times New Roman" w:eastAsia="Times New Roman" w:hAnsi="Times New Roman" w:cs="Times New Roman"/>
          <w:sz w:val="20"/>
          <w:szCs w:val="20"/>
          <w:lang w:val="en-US"/>
        </w:rPr>
        <w:t>, L., France, R., Goldman, C.R.</w:t>
      </w:r>
      <w:r w:rsidR="00DB725E"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w:t>
      </w:r>
      <w:proofErr w:type="spellStart"/>
      <w:r w:rsidRPr="00D3576C">
        <w:rPr>
          <w:rFonts w:ascii="Times New Roman" w:eastAsia="Times New Roman" w:hAnsi="Times New Roman" w:cs="Times New Roman"/>
          <w:sz w:val="20"/>
          <w:szCs w:val="20"/>
          <w:lang w:val="en-US"/>
        </w:rPr>
        <w:t>Heanue</w:t>
      </w:r>
      <w:proofErr w:type="spellEnd"/>
      <w:r w:rsidRPr="00D3576C">
        <w:rPr>
          <w:rFonts w:ascii="Times New Roman" w:eastAsia="Times New Roman" w:hAnsi="Times New Roman" w:cs="Times New Roman"/>
          <w:sz w:val="20"/>
          <w:szCs w:val="20"/>
          <w:lang w:val="en-US"/>
        </w:rPr>
        <w:t>, K., Jones, J.A., Swanson,</w:t>
      </w:r>
      <w:r w:rsidR="00DB725E" w:rsidRPr="00D3576C">
        <w:rPr>
          <w:rFonts w:ascii="Times New Roman" w:eastAsia="Times New Roman" w:hAnsi="Times New Roman" w:cs="Times New Roman"/>
          <w:sz w:val="20"/>
          <w:szCs w:val="20"/>
          <w:lang w:val="en-US"/>
        </w:rPr>
        <w:t xml:space="preserve"> F.J.,</w:t>
      </w:r>
      <w:r w:rsidRPr="00D3576C">
        <w:rPr>
          <w:rFonts w:ascii="Times New Roman" w:eastAsia="Times New Roman" w:hAnsi="Times New Roman" w:cs="Times New Roman"/>
          <w:sz w:val="20"/>
          <w:szCs w:val="20"/>
          <w:lang w:val="en-US"/>
        </w:rPr>
        <w:t xml:space="preserve"> </w:t>
      </w:r>
      <w:proofErr w:type="spellStart"/>
      <w:r w:rsidRPr="00D3576C">
        <w:rPr>
          <w:rFonts w:ascii="Times New Roman" w:eastAsia="Times New Roman" w:hAnsi="Times New Roman" w:cs="Times New Roman"/>
          <w:sz w:val="20"/>
          <w:szCs w:val="20"/>
          <w:lang w:val="en-US"/>
        </w:rPr>
        <w:t>Turrentine</w:t>
      </w:r>
      <w:proofErr w:type="spellEnd"/>
      <w:r w:rsidRPr="00D3576C">
        <w:rPr>
          <w:rFonts w:ascii="Times New Roman" w:eastAsia="Times New Roman" w:hAnsi="Times New Roman" w:cs="Times New Roman"/>
          <w:sz w:val="20"/>
          <w:szCs w:val="20"/>
          <w:lang w:val="en-US"/>
        </w:rPr>
        <w:t>,</w:t>
      </w:r>
      <w:r w:rsidR="00DB725E" w:rsidRPr="00D3576C">
        <w:rPr>
          <w:rFonts w:ascii="Times New Roman" w:eastAsia="Times New Roman" w:hAnsi="Times New Roman" w:cs="Times New Roman"/>
          <w:sz w:val="20"/>
          <w:szCs w:val="20"/>
          <w:lang w:val="en-US"/>
        </w:rPr>
        <w:t xml:space="preserve"> T.,</w:t>
      </w:r>
      <w:r w:rsidRPr="00D3576C">
        <w:rPr>
          <w:rFonts w:ascii="Times New Roman" w:eastAsia="Times New Roman" w:hAnsi="Times New Roman" w:cs="Times New Roman"/>
          <w:sz w:val="20"/>
          <w:szCs w:val="20"/>
          <w:lang w:val="en-US"/>
        </w:rPr>
        <w:t xml:space="preserve"> Winter, </w:t>
      </w:r>
      <w:r w:rsidR="00DB725E" w:rsidRPr="00D3576C">
        <w:rPr>
          <w:rFonts w:ascii="Times New Roman" w:eastAsia="Times New Roman" w:hAnsi="Times New Roman" w:cs="Times New Roman"/>
          <w:sz w:val="20"/>
          <w:szCs w:val="20"/>
          <w:lang w:val="en-US"/>
        </w:rPr>
        <w:t xml:space="preserve">T.C., </w:t>
      </w:r>
      <w:r w:rsidRPr="00D3576C">
        <w:rPr>
          <w:rFonts w:ascii="Times New Roman" w:eastAsia="Times New Roman" w:hAnsi="Times New Roman" w:cs="Times New Roman"/>
          <w:sz w:val="20"/>
          <w:szCs w:val="20"/>
          <w:lang w:val="en-US"/>
        </w:rPr>
        <w:t xml:space="preserve">2002, </w:t>
      </w:r>
      <w:r w:rsidRPr="00DA02C3">
        <w:rPr>
          <w:rFonts w:ascii="Times New Roman" w:eastAsia="Times New Roman" w:hAnsi="Times New Roman" w:cs="Times New Roman"/>
          <w:i/>
          <w:iCs/>
          <w:sz w:val="20"/>
          <w:szCs w:val="20"/>
          <w:lang w:val="en-US"/>
        </w:rPr>
        <w:t>Road Ecology</w:t>
      </w:r>
      <w:r w:rsidRPr="00D3576C">
        <w:rPr>
          <w:rFonts w:ascii="Times New Roman" w:eastAsia="Times New Roman" w:hAnsi="Times New Roman" w:cs="Times New Roman"/>
          <w:sz w:val="20"/>
          <w:szCs w:val="20"/>
          <w:lang w:val="en-US"/>
        </w:rPr>
        <w:t>: Science and Solutions</w:t>
      </w:r>
      <w:r w:rsidR="00DB725E"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w:t>
      </w:r>
      <w:r w:rsidR="00DB725E" w:rsidRPr="00D3576C">
        <w:rPr>
          <w:rFonts w:ascii="Times New Roman" w:eastAsia="Times New Roman" w:hAnsi="Times New Roman" w:cs="Times New Roman"/>
          <w:sz w:val="20"/>
          <w:szCs w:val="20"/>
          <w:lang w:val="en-US"/>
        </w:rPr>
        <w:t xml:space="preserve">Island Press, </w:t>
      </w:r>
      <w:r w:rsidRPr="00D3576C">
        <w:rPr>
          <w:rFonts w:ascii="Times New Roman" w:eastAsia="Times New Roman" w:hAnsi="Times New Roman" w:cs="Times New Roman"/>
          <w:sz w:val="20"/>
          <w:szCs w:val="20"/>
          <w:lang w:val="en-US"/>
        </w:rPr>
        <w:t>Washington, DC.</w:t>
      </w:r>
    </w:p>
    <w:p w14:paraId="6D717569" w14:textId="34B234A8" w:rsidR="00AE6AB6" w:rsidRDefault="00AE6AB6" w:rsidP="00350A90">
      <w:pPr>
        <w:spacing w:after="0" w:line="240" w:lineRule="auto"/>
        <w:rPr>
          <w:rFonts w:ascii="Times New Roman" w:eastAsia="Times New Roman" w:hAnsi="Times New Roman" w:cs="Times New Roman"/>
          <w:sz w:val="20"/>
          <w:szCs w:val="20"/>
          <w:lang w:val="en-US"/>
        </w:rPr>
      </w:pPr>
    </w:p>
    <w:p w14:paraId="5793514E" w14:textId="32997643" w:rsidR="00AE6AB6" w:rsidRPr="00FC0474" w:rsidRDefault="00AE6AB6" w:rsidP="00350A90">
      <w:pPr>
        <w:spacing w:after="0" w:line="240" w:lineRule="auto"/>
        <w:mirrorIndents/>
        <w:rPr>
          <w:rFonts w:ascii="Times New Roman" w:hAnsi="Times New Roman" w:cs="Times New Roman"/>
          <w:sz w:val="20"/>
          <w:szCs w:val="20"/>
        </w:rPr>
      </w:pPr>
      <w:proofErr w:type="spellStart"/>
      <w:r w:rsidRPr="00187C6F">
        <w:rPr>
          <w:rFonts w:ascii="Times New Roman" w:hAnsi="Times New Roman" w:cs="Times New Roman"/>
          <w:sz w:val="20"/>
          <w:szCs w:val="20"/>
          <w:lang w:val="en-US"/>
        </w:rPr>
        <w:t>Frair</w:t>
      </w:r>
      <w:proofErr w:type="spellEnd"/>
      <w:r w:rsidRPr="00187C6F">
        <w:rPr>
          <w:rFonts w:ascii="Times New Roman" w:hAnsi="Times New Roman" w:cs="Times New Roman"/>
          <w:sz w:val="20"/>
          <w:szCs w:val="20"/>
          <w:lang w:val="en-US"/>
        </w:rPr>
        <w:t xml:space="preserve">, J.L., Merrill, E.H., Beyer, H.L., Morales, J.M. 2008. Thresholds in landscape connectivity and mortality risks in response to growing road networks. </w:t>
      </w:r>
      <w:proofErr w:type="spellStart"/>
      <w:r w:rsidRPr="0026574B">
        <w:rPr>
          <w:rFonts w:ascii="Times New Roman" w:hAnsi="Times New Roman" w:cs="Times New Roman"/>
          <w:i/>
          <w:iCs/>
          <w:sz w:val="20"/>
          <w:szCs w:val="20"/>
        </w:rPr>
        <w:t>Journal</w:t>
      </w:r>
      <w:proofErr w:type="spellEnd"/>
      <w:r w:rsidRPr="0026574B">
        <w:rPr>
          <w:rFonts w:ascii="Times New Roman" w:hAnsi="Times New Roman" w:cs="Times New Roman"/>
          <w:i/>
          <w:iCs/>
          <w:sz w:val="20"/>
          <w:szCs w:val="20"/>
        </w:rPr>
        <w:t xml:space="preserve"> </w:t>
      </w:r>
      <w:proofErr w:type="spellStart"/>
      <w:r w:rsidRPr="0026574B">
        <w:rPr>
          <w:rFonts w:ascii="Times New Roman" w:hAnsi="Times New Roman" w:cs="Times New Roman"/>
          <w:i/>
          <w:iCs/>
          <w:sz w:val="20"/>
          <w:szCs w:val="20"/>
        </w:rPr>
        <w:t>of</w:t>
      </w:r>
      <w:proofErr w:type="spellEnd"/>
      <w:r w:rsidRPr="0026574B">
        <w:rPr>
          <w:rFonts w:ascii="Times New Roman" w:hAnsi="Times New Roman" w:cs="Times New Roman"/>
          <w:i/>
          <w:iCs/>
          <w:sz w:val="20"/>
          <w:szCs w:val="20"/>
        </w:rPr>
        <w:t xml:space="preserve"> </w:t>
      </w:r>
      <w:proofErr w:type="spellStart"/>
      <w:r w:rsidRPr="0026574B">
        <w:rPr>
          <w:rFonts w:ascii="Times New Roman" w:hAnsi="Times New Roman" w:cs="Times New Roman"/>
          <w:i/>
          <w:iCs/>
          <w:sz w:val="20"/>
          <w:szCs w:val="20"/>
        </w:rPr>
        <w:t>applied</w:t>
      </w:r>
      <w:proofErr w:type="spellEnd"/>
      <w:r w:rsidRPr="0026574B">
        <w:rPr>
          <w:rFonts w:ascii="Times New Roman" w:hAnsi="Times New Roman" w:cs="Times New Roman"/>
          <w:i/>
          <w:iCs/>
          <w:sz w:val="20"/>
          <w:szCs w:val="20"/>
        </w:rPr>
        <w:t xml:space="preserve"> </w:t>
      </w:r>
      <w:proofErr w:type="spellStart"/>
      <w:r w:rsidRPr="0026574B">
        <w:rPr>
          <w:rFonts w:ascii="Times New Roman" w:hAnsi="Times New Roman" w:cs="Times New Roman"/>
          <w:i/>
          <w:iCs/>
          <w:sz w:val="20"/>
          <w:szCs w:val="20"/>
        </w:rPr>
        <w:t>ecology</w:t>
      </w:r>
      <w:proofErr w:type="spellEnd"/>
      <w:r w:rsidRPr="00FC0474">
        <w:rPr>
          <w:rFonts w:ascii="Times New Roman" w:hAnsi="Times New Roman" w:cs="Times New Roman"/>
          <w:sz w:val="20"/>
          <w:szCs w:val="20"/>
        </w:rPr>
        <w:t>, 45: 1504-1513.</w:t>
      </w:r>
    </w:p>
    <w:p w14:paraId="5DCFA992" w14:textId="77777777" w:rsidR="00381FBB" w:rsidRPr="00FC0474" w:rsidRDefault="00381FBB" w:rsidP="00350A90">
      <w:pPr>
        <w:spacing w:after="0" w:line="240" w:lineRule="auto"/>
        <w:rPr>
          <w:rFonts w:ascii="Times New Roman" w:eastAsia="Times New Roman" w:hAnsi="Times New Roman" w:cs="Times New Roman"/>
          <w:sz w:val="20"/>
          <w:szCs w:val="20"/>
          <w:highlight w:val="yellow"/>
        </w:rPr>
      </w:pPr>
    </w:p>
    <w:p w14:paraId="3DB5A691" w14:textId="7EBADB23" w:rsidR="00E771BE" w:rsidRPr="004F3D21" w:rsidRDefault="00527DCE" w:rsidP="00350A90">
      <w:pPr>
        <w:spacing w:after="0" w:line="240" w:lineRule="auto"/>
        <w:rPr>
          <w:rFonts w:ascii="Times New Roman" w:eastAsia="Times New Roman" w:hAnsi="Times New Roman" w:cs="Times New Roman"/>
          <w:sz w:val="20"/>
          <w:szCs w:val="20"/>
          <w:lang w:val="es-CL"/>
        </w:rPr>
      </w:pPr>
      <w:r w:rsidRPr="004F3D21">
        <w:rPr>
          <w:rFonts w:ascii="Times New Roman" w:eastAsia="Times New Roman" w:hAnsi="Times New Roman" w:cs="Times New Roman"/>
          <w:sz w:val="20"/>
          <w:szCs w:val="20"/>
        </w:rPr>
        <w:t>Fundação</w:t>
      </w:r>
      <w:r w:rsidR="006B1DD7" w:rsidRPr="004F3D21">
        <w:rPr>
          <w:rFonts w:ascii="Times New Roman" w:eastAsia="Times New Roman" w:hAnsi="Times New Roman" w:cs="Times New Roman"/>
          <w:sz w:val="20"/>
          <w:szCs w:val="20"/>
        </w:rPr>
        <w:t xml:space="preserve"> </w:t>
      </w:r>
      <w:r w:rsidRPr="004F3D21">
        <w:rPr>
          <w:rFonts w:ascii="Times New Roman" w:eastAsia="Times New Roman" w:hAnsi="Times New Roman" w:cs="Times New Roman"/>
          <w:sz w:val="20"/>
          <w:szCs w:val="20"/>
        </w:rPr>
        <w:t>Cearense de Meteorologia e Recursos</w:t>
      </w:r>
      <w:r w:rsidR="001726EF" w:rsidRPr="004F3D21">
        <w:rPr>
          <w:rFonts w:ascii="Times New Roman" w:eastAsia="Times New Roman" w:hAnsi="Times New Roman" w:cs="Times New Roman"/>
          <w:sz w:val="20"/>
          <w:szCs w:val="20"/>
        </w:rPr>
        <w:t xml:space="preserve"> </w:t>
      </w:r>
      <w:r w:rsidRPr="004F3D21">
        <w:rPr>
          <w:rFonts w:ascii="Times New Roman" w:eastAsia="Times New Roman" w:hAnsi="Times New Roman" w:cs="Times New Roman"/>
          <w:sz w:val="20"/>
          <w:szCs w:val="20"/>
        </w:rPr>
        <w:t xml:space="preserve">Hídricos (FUNCEME). </w:t>
      </w:r>
      <w:proofErr w:type="spellStart"/>
      <w:r w:rsidR="00002860" w:rsidRPr="0026574B">
        <w:rPr>
          <w:rFonts w:ascii="Times New Roman" w:eastAsia="Times New Roman" w:hAnsi="Times New Roman" w:cs="Times New Roman"/>
          <w:i/>
          <w:iCs/>
          <w:sz w:val="20"/>
          <w:szCs w:val="20"/>
          <w:lang w:val="es-CL"/>
        </w:rPr>
        <w:t>Postos</w:t>
      </w:r>
      <w:proofErr w:type="spellEnd"/>
      <w:r w:rsidR="00002860" w:rsidRPr="0026574B">
        <w:rPr>
          <w:rFonts w:ascii="Times New Roman" w:eastAsia="Times New Roman" w:hAnsi="Times New Roman" w:cs="Times New Roman"/>
          <w:i/>
          <w:iCs/>
          <w:sz w:val="20"/>
          <w:szCs w:val="20"/>
          <w:lang w:val="es-CL"/>
        </w:rPr>
        <w:t xml:space="preserve"> Pluviométricos</w:t>
      </w:r>
      <w:r w:rsidRPr="004F3D21">
        <w:rPr>
          <w:rFonts w:ascii="Times New Roman" w:eastAsia="Times New Roman" w:hAnsi="Times New Roman" w:cs="Times New Roman"/>
          <w:sz w:val="20"/>
          <w:szCs w:val="20"/>
          <w:lang w:val="es-CL"/>
        </w:rPr>
        <w:t xml:space="preserve">. </w:t>
      </w:r>
      <w:hyperlink r:id="rId21" w:history="1">
        <w:r w:rsidR="00002860" w:rsidRPr="004F3D21">
          <w:rPr>
            <w:rFonts w:ascii="Times New Roman" w:eastAsia="Times New Roman" w:hAnsi="Times New Roman" w:cs="Times New Roman"/>
            <w:sz w:val="20"/>
            <w:szCs w:val="20"/>
            <w:lang w:val="es-CL"/>
          </w:rPr>
          <w:t>http://www.funceme.br/?page_id=2694</w:t>
        </w:r>
      </w:hyperlink>
      <w:r w:rsidR="00656966" w:rsidRPr="004F3D21">
        <w:rPr>
          <w:rFonts w:ascii="Times New Roman" w:eastAsia="Times New Roman" w:hAnsi="Times New Roman" w:cs="Times New Roman"/>
          <w:sz w:val="20"/>
          <w:szCs w:val="20"/>
          <w:lang w:val="es-CL"/>
        </w:rPr>
        <w:t xml:space="preserve"> (</w:t>
      </w:r>
      <w:proofErr w:type="spellStart"/>
      <w:r w:rsidR="00656966" w:rsidRPr="004F3D21">
        <w:rPr>
          <w:rFonts w:ascii="Times New Roman" w:eastAsia="Times New Roman" w:hAnsi="Times New Roman" w:cs="Times New Roman"/>
          <w:sz w:val="20"/>
          <w:szCs w:val="20"/>
          <w:lang w:val="es-CL"/>
        </w:rPr>
        <w:t>a</w:t>
      </w:r>
      <w:r w:rsidRPr="004F3D21">
        <w:rPr>
          <w:rFonts w:ascii="Times New Roman" w:eastAsia="Times New Roman" w:hAnsi="Times New Roman" w:cs="Times New Roman"/>
          <w:sz w:val="20"/>
          <w:szCs w:val="20"/>
          <w:lang w:val="es-CL"/>
        </w:rPr>
        <w:t>ccessed</w:t>
      </w:r>
      <w:proofErr w:type="spellEnd"/>
      <w:r w:rsidRPr="004F3D21">
        <w:rPr>
          <w:rFonts w:ascii="Times New Roman" w:eastAsia="Times New Roman" w:hAnsi="Times New Roman" w:cs="Times New Roman"/>
          <w:sz w:val="20"/>
          <w:szCs w:val="20"/>
          <w:lang w:val="es-CL"/>
        </w:rPr>
        <w:t xml:space="preserve"> 10 </w:t>
      </w:r>
      <w:r w:rsidR="00656966" w:rsidRPr="004F3D21">
        <w:rPr>
          <w:rFonts w:ascii="Times New Roman" w:eastAsia="Times New Roman" w:hAnsi="Times New Roman" w:cs="Times New Roman"/>
          <w:sz w:val="20"/>
          <w:szCs w:val="20"/>
          <w:lang w:val="es-CL"/>
        </w:rPr>
        <w:t>J</w:t>
      </w:r>
      <w:r w:rsidRPr="004F3D21">
        <w:rPr>
          <w:rFonts w:ascii="Times New Roman" w:eastAsia="Times New Roman" w:hAnsi="Times New Roman" w:cs="Times New Roman"/>
          <w:sz w:val="20"/>
          <w:szCs w:val="20"/>
          <w:lang w:val="es-CL"/>
        </w:rPr>
        <w:t>une 2018</w:t>
      </w:r>
      <w:r w:rsidR="00656966" w:rsidRPr="004F3D21">
        <w:rPr>
          <w:rFonts w:ascii="Times New Roman" w:eastAsia="Times New Roman" w:hAnsi="Times New Roman" w:cs="Times New Roman"/>
          <w:sz w:val="20"/>
          <w:szCs w:val="20"/>
          <w:lang w:val="es-CL"/>
        </w:rPr>
        <w:t>)</w:t>
      </w:r>
      <w:r w:rsidRPr="004F3D21">
        <w:rPr>
          <w:rFonts w:ascii="Times New Roman" w:eastAsia="Times New Roman" w:hAnsi="Times New Roman" w:cs="Times New Roman"/>
          <w:sz w:val="20"/>
          <w:szCs w:val="20"/>
          <w:lang w:val="es-CL"/>
        </w:rPr>
        <w:t>.</w:t>
      </w:r>
      <w:r w:rsidR="00656966" w:rsidRPr="004F3D21">
        <w:rPr>
          <w:rFonts w:ascii="Times New Roman" w:eastAsia="Times New Roman" w:hAnsi="Times New Roman" w:cs="Times New Roman"/>
          <w:sz w:val="20"/>
          <w:szCs w:val="20"/>
          <w:lang w:val="es-CL"/>
        </w:rPr>
        <w:t xml:space="preserve"> </w:t>
      </w:r>
    </w:p>
    <w:p w14:paraId="7CC3EB81" w14:textId="014C85B0" w:rsidR="00E771BE" w:rsidRDefault="00E771BE" w:rsidP="00350A90">
      <w:pPr>
        <w:spacing w:after="0" w:line="240" w:lineRule="auto"/>
        <w:rPr>
          <w:rFonts w:ascii="Times New Roman" w:eastAsia="Times New Roman" w:hAnsi="Times New Roman" w:cs="Times New Roman"/>
          <w:sz w:val="20"/>
          <w:szCs w:val="20"/>
          <w:highlight w:val="yellow"/>
          <w:lang w:val="es-CL"/>
        </w:rPr>
      </w:pPr>
    </w:p>
    <w:p w14:paraId="6FB15CEB" w14:textId="11483531" w:rsidR="00187C6F" w:rsidRDefault="00187C6F" w:rsidP="00350A90">
      <w:pPr>
        <w:spacing w:after="0" w:line="240" w:lineRule="auto"/>
        <w:rPr>
          <w:rFonts w:ascii="Times New Roman" w:eastAsia="Times New Roman" w:hAnsi="Times New Roman" w:cs="Times New Roman"/>
          <w:sz w:val="20"/>
          <w:szCs w:val="20"/>
          <w:lang w:val="es-CL"/>
        </w:rPr>
      </w:pPr>
      <w:proofErr w:type="spellStart"/>
      <w:r w:rsidRPr="00187C6F">
        <w:rPr>
          <w:rFonts w:ascii="Times New Roman" w:eastAsia="Times New Roman" w:hAnsi="Times New Roman" w:cs="Times New Roman"/>
          <w:sz w:val="20"/>
          <w:szCs w:val="20"/>
          <w:lang w:val="es-CL"/>
        </w:rPr>
        <w:t>Hu</w:t>
      </w:r>
      <w:r>
        <w:rPr>
          <w:rFonts w:ascii="Times New Roman" w:eastAsia="Times New Roman" w:hAnsi="Times New Roman" w:cs="Times New Roman"/>
          <w:sz w:val="20"/>
          <w:szCs w:val="20"/>
          <w:lang w:val="es-CL"/>
        </w:rPr>
        <w:t>i</w:t>
      </w:r>
      <w:r w:rsidRPr="00187C6F">
        <w:rPr>
          <w:rFonts w:ascii="Times New Roman" w:eastAsia="Times New Roman" w:hAnsi="Times New Roman" w:cs="Times New Roman"/>
          <w:sz w:val="20"/>
          <w:szCs w:val="20"/>
          <w:lang w:val="es-CL"/>
        </w:rPr>
        <w:t>j</w:t>
      </w:r>
      <w:r>
        <w:rPr>
          <w:rFonts w:ascii="Times New Roman" w:eastAsia="Times New Roman" w:hAnsi="Times New Roman" w:cs="Times New Roman"/>
          <w:sz w:val="20"/>
          <w:szCs w:val="20"/>
          <w:lang w:val="es-CL"/>
        </w:rPr>
        <w:t>s</w:t>
      </w:r>
      <w:r w:rsidRPr="00187C6F">
        <w:rPr>
          <w:rFonts w:ascii="Times New Roman" w:eastAsia="Times New Roman" w:hAnsi="Times New Roman" w:cs="Times New Roman"/>
          <w:sz w:val="20"/>
          <w:szCs w:val="20"/>
          <w:lang w:val="es-CL"/>
        </w:rPr>
        <w:t>er</w:t>
      </w:r>
      <w:proofErr w:type="spellEnd"/>
      <w:r w:rsidRPr="00187C6F">
        <w:rPr>
          <w:rFonts w:ascii="Times New Roman" w:eastAsia="Times New Roman" w:hAnsi="Times New Roman" w:cs="Times New Roman"/>
          <w:sz w:val="20"/>
          <w:szCs w:val="20"/>
          <w:lang w:val="es-CL"/>
        </w:rPr>
        <w:t xml:space="preserve">, M.P., </w:t>
      </w:r>
      <w:proofErr w:type="spellStart"/>
      <w:r w:rsidRPr="00187C6F">
        <w:rPr>
          <w:rFonts w:ascii="Times New Roman" w:eastAsia="Times New Roman" w:hAnsi="Times New Roman" w:cs="Times New Roman"/>
          <w:sz w:val="20"/>
          <w:szCs w:val="20"/>
          <w:lang w:val="es-CL"/>
        </w:rPr>
        <w:t>Mcgowen</w:t>
      </w:r>
      <w:proofErr w:type="spellEnd"/>
      <w:r w:rsidRPr="00187C6F">
        <w:rPr>
          <w:rFonts w:ascii="Times New Roman" w:eastAsia="Times New Roman" w:hAnsi="Times New Roman" w:cs="Times New Roman"/>
          <w:sz w:val="20"/>
          <w:szCs w:val="20"/>
          <w:lang w:val="es-CL"/>
        </w:rPr>
        <w:t xml:space="preserve">, P., Fuller, J., Hardy, A., </w:t>
      </w:r>
      <w:proofErr w:type="spellStart"/>
      <w:r w:rsidRPr="00187C6F">
        <w:rPr>
          <w:rFonts w:ascii="Times New Roman" w:eastAsia="Times New Roman" w:hAnsi="Times New Roman" w:cs="Times New Roman"/>
          <w:sz w:val="20"/>
          <w:szCs w:val="20"/>
          <w:lang w:val="es-CL"/>
        </w:rPr>
        <w:t>Kociolek</w:t>
      </w:r>
      <w:proofErr w:type="spellEnd"/>
      <w:r w:rsidRPr="00187C6F">
        <w:rPr>
          <w:rFonts w:ascii="Times New Roman" w:eastAsia="Times New Roman" w:hAnsi="Times New Roman" w:cs="Times New Roman"/>
          <w:sz w:val="20"/>
          <w:szCs w:val="20"/>
          <w:lang w:val="es-CL"/>
        </w:rPr>
        <w:t xml:space="preserve">, A., Clevenger, A.P., Smith, D., </w:t>
      </w:r>
      <w:proofErr w:type="spellStart"/>
      <w:r w:rsidRPr="00187C6F">
        <w:rPr>
          <w:rFonts w:ascii="Times New Roman" w:eastAsia="Times New Roman" w:hAnsi="Times New Roman" w:cs="Times New Roman"/>
          <w:sz w:val="20"/>
          <w:szCs w:val="20"/>
          <w:lang w:val="es-CL"/>
        </w:rPr>
        <w:t>Ament</w:t>
      </w:r>
      <w:proofErr w:type="spellEnd"/>
      <w:r w:rsidRPr="00187C6F">
        <w:rPr>
          <w:rFonts w:ascii="Times New Roman" w:eastAsia="Times New Roman" w:hAnsi="Times New Roman" w:cs="Times New Roman"/>
          <w:sz w:val="20"/>
          <w:szCs w:val="20"/>
          <w:lang w:val="es-CL"/>
        </w:rPr>
        <w:t xml:space="preserve">, R., 2008. </w:t>
      </w:r>
      <w:proofErr w:type="spellStart"/>
      <w:r w:rsidRPr="0026574B">
        <w:rPr>
          <w:rFonts w:ascii="Times New Roman" w:eastAsia="Times New Roman" w:hAnsi="Times New Roman" w:cs="Times New Roman"/>
          <w:i/>
          <w:iCs/>
          <w:sz w:val="20"/>
          <w:szCs w:val="20"/>
          <w:lang w:val="es-CL"/>
        </w:rPr>
        <w:t>Wildlife-Vehicle</w:t>
      </w:r>
      <w:proofErr w:type="spellEnd"/>
      <w:r w:rsidRPr="0026574B">
        <w:rPr>
          <w:rFonts w:ascii="Times New Roman" w:eastAsia="Times New Roman" w:hAnsi="Times New Roman" w:cs="Times New Roman"/>
          <w:i/>
          <w:iCs/>
          <w:sz w:val="20"/>
          <w:szCs w:val="20"/>
          <w:lang w:val="es-CL"/>
        </w:rPr>
        <w:t xml:space="preserve"> </w:t>
      </w:r>
      <w:proofErr w:type="spellStart"/>
      <w:r w:rsidRPr="0026574B">
        <w:rPr>
          <w:rFonts w:ascii="Times New Roman" w:eastAsia="Times New Roman" w:hAnsi="Times New Roman" w:cs="Times New Roman"/>
          <w:i/>
          <w:iCs/>
          <w:sz w:val="20"/>
          <w:szCs w:val="20"/>
          <w:lang w:val="es-CL"/>
        </w:rPr>
        <w:t>Collision</w:t>
      </w:r>
      <w:proofErr w:type="spellEnd"/>
      <w:r w:rsidRPr="0026574B">
        <w:rPr>
          <w:rFonts w:ascii="Times New Roman" w:eastAsia="Times New Roman" w:hAnsi="Times New Roman" w:cs="Times New Roman"/>
          <w:i/>
          <w:iCs/>
          <w:sz w:val="20"/>
          <w:szCs w:val="20"/>
          <w:lang w:val="es-CL"/>
        </w:rPr>
        <w:t xml:space="preserve"> </w:t>
      </w:r>
      <w:proofErr w:type="spellStart"/>
      <w:r w:rsidRPr="0026574B">
        <w:rPr>
          <w:rFonts w:ascii="Times New Roman" w:eastAsia="Times New Roman" w:hAnsi="Times New Roman" w:cs="Times New Roman"/>
          <w:i/>
          <w:iCs/>
          <w:sz w:val="20"/>
          <w:szCs w:val="20"/>
          <w:lang w:val="es-CL"/>
        </w:rPr>
        <w:t>Reduction</w:t>
      </w:r>
      <w:proofErr w:type="spellEnd"/>
      <w:r w:rsidRPr="0026574B">
        <w:rPr>
          <w:rFonts w:ascii="Times New Roman" w:eastAsia="Times New Roman" w:hAnsi="Times New Roman" w:cs="Times New Roman"/>
          <w:i/>
          <w:iCs/>
          <w:sz w:val="20"/>
          <w:szCs w:val="20"/>
          <w:lang w:val="es-CL"/>
        </w:rPr>
        <w:t xml:space="preserve"> </w:t>
      </w:r>
      <w:proofErr w:type="spellStart"/>
      <w:r w:rsidRPr="0026574B">
        <w:rPr>
          <w:rFonts w:ascii="Times New Roman" w:eastAsia="Times New Roman" w:hAnsi="Times New Roman" w:cs="Times New Roman"/>
          <w:i/>
          <w:iCs/>
          <w:sz w:val="20"/>
          <w:szCs w:val="20"/>
          <w:lang w:val="es-CL"/>
        </w:rPr>
        <w:t>Study</w:t>
      </w:r>
      <w:proofErr w:type="spellEnd"/>
      <w:r w:rsidRPr="00187C6F">
        <w:rPr>
          <w:rFonts w:ascii="Times New Roman" w:eastAsia="Times New Roman" w:hAnsi="Times New Roman" w:cs="Times New Roman"/>
          <w:sz w:val="20"/>
          <w:szCs w:val="20"/>
          <w:lang w:val="es-CL"/>
        </w:rPr>
        <w:t xml:space="preserve">: </w:t>
      </w:r>
      <w:proofErr w:type="spellStart"/>
      <w:r w:rsidRPr="00187C6F">
        <w:rPr>
          <w:rFonts w:ascii="Times New Roman" w:eastAsia="Times New Roman" w:hAnsi="Times New Roman" w:cs="Times New Roman"/>
          <w:sz w:val="20"/>
          <w:szCs w:val="20"/>
          <w:lang w:val="es-CL"/>
        </w:rPr>
        <w:t>Report</w:t>
      </w:r>
      <w:proofErr w:type="spellEnd"/>
      <w:r w:rsidRPr="00187C6F">
        <w:rPr>
          <w:rFonts w:ascii="Times New Roman" w:eastAsia="Times New Roman" w:hAnsi="Times New Roman" w:cs="Times New Roman"/>
          <w:sz w:val="20"/>
          <w:szCs w:val="20"/>
          <w:lang w:val="es-CL"/>
        </w:rPr>
        <w:t xml:space="preserve"> </w:t>
      </w:r>
      <w:proofErr w:type="spellStart"/>
      <w:r w:rsidRPr="00187C6F">
        <w:rPr>
          <w:rFonts w:ascii="Times New Roman" w:eastAsia="Times New Roman" w:hAnsi="Times New Roman" w:cs="Times New Roman"/>
          <w:sz w:val="20"/>
          <w:szCs w:val="20"/>
          <w:lang w:val="es-CL"/>
        </w:rPr>
        <w:t>to</w:t>
      </w:r>
      <w:proofErr w:type="spellEnd"/>
      <w:r w:rsidRPr="00187C6F">
        <w:rPr>
          <w:rFonts w:ascii="Times New Roman" w:eastAsia="Times New Roman" w:hAnsi="Times New Roman" w:cs="Times New Roman"/>
          <w:sz w:val="20"/>
          <w:szCs w:val="20"/>
          <w:lang w:val="es-CL"/>
        </w:rPr>
        <w:t xml:space="preserve"> </w:t>
      </w:r>
      <w:proofErr w:type="spellStart"/>
      <w:r w:rsidRPr="00187C6F">
        <w:rPr>
          <w:rFonts w:ascii="Times New Roman" w:eastAsia="Times New Roman" w:hAnsi="Times New Roman" w:cs="Times New Roman"/>
          <w:sz w:val="20"/>
          <w:szCs w:val="20"/>
          <w:lang w:val="es-CL"/>
        </w:rPr>
        <w:t>Congress</w:t>
      </w:r>
      <w:proofErr w:type="spellEnd"/>
      <w:r w:rsidRPr="00187C6F">
        <w:rPr>
          <w:rFonts w:ascii="Times New Roman" w:eastAsia="Times New Roman" w:hAnsi="Times New Roman" w:cs="Times New Roman"/>
          <w:sz w:val="20"/>
          <w:szCs w:val="20"/>
          <w:lang w:val="es-CL"/>
        </w:rPr>
        <w:t xml:space="preserve">. U.S. </w:t>
      </w:r>
      <w:proofErr w:type="spellStart"/>
      <w:r w:rsidRPr="00187C6F">
        <w:rPr>
          <w:rFonts w:ascii="Times New Roman" w:eastAsia="Times New Roman" w:hAnsi="Times New Roman" w:cs="Times New Roman"/>
          <w:sz w:val="20"/>
          <w:szCs w:val="20"/>
          <w:lang w:val="es-CL"/>
        </w:rPr>
        <w:t>Department</w:t>
      </w:r>
      <w:proofErr w:type="spellEnd"/>
      <w:r w:rsidRPr="00187C6F">
        <w:rPr>
          <w:rFonts w:ascii="Times New Roman" w:eastAsia="Times New Roman" w:hAnsi="Times New Roman" w:cs="Times New Roman"/>
          <w:sz w:val="20"/>
          <w:szCs w:val="20"/>
          <w:lang w:val="es-CL"/>
        </w:rPr>
        <w:t xml:space="preserve"> </w:t>
      </w:r>
      <w:proofErr w:type="spellStart"/>
      <w:r w:rsidRPr="00187C6F">
        <w:rPr>
          <w:rFonts w:ascii="Times New Roman" w:eastAsia="Times New Roman" w:hAnsi="Times New Roman" w:cs="Times New Roman"/>
          <w:sz w:val="20"/>
          <w:szCs w:val="20"/>
          <w:lang w:val="es-CL"/>
        </w:rPr>
        <w:t>of</w:t>
      </w:r>
      <w:proofErr w:type="spellEnd"/>
      <w:r w:rsidRPr="00187C6F">
        <w:rPr>
          <w:rFonts w:ascii="Times New Roman" w:eastAsia="Times New Roman" w:hAnsi="Times New Roman" w:cs="Times New Roman"/>
          <w:sz w:val="20"/>
          <w:szCs w:val="20"/>
          <w:lang w:val="es-CL"/>
        </w:rPr>
        <w:t xml:space="preserve"> </w:t>
      </w:r>
      <w:proofErr w:type="spellStart"/>
      <w:r w:rsidRPr="00187C6F">
        <w:rPr>
          <w:rFonts w:ascii="Times New Roman" w:eastAsia="Times New Roman" w:hAnsi="Times New Roman" w:cs="Times New Roman"/>
          <w:sz w:val="20"/>
          <w:szCs w:val="20"/>
          <w:lang w:val="es-CL"/>
        </w:rPr>
        <w:t>Transportation</w:t>
      </w:r>
      <w:proofErr w:type="spellEnd"/>
      <w:r w:rsidRPr="00187C6F">
        <w:rPr>
          <w:rFonts w:ascii="Times New Roman" w:eastAsia="Times New Roman" w:hAnsi="Times New Roman" w:cs="Times New Roman"/>
          <w:sz w:val="20"/>
          <w:szCs w:val="20"/>
          <w:lang w:val="es-CL"/>
        </w:rPr>
        <w:t>, Springfield.</w:t>
      </w:r>
    </w:p>
    <w:p w14:paraId="6BC85804" w14:textId="77777777" w:rsidR="00187C6F" w:rsidRPr="00D3576C" w:rsidRDefault="00187C6F" w:rsidP="00350A90">
      <w:pPr>
        <w:spacing w:after="0" w:line="240" w:lineRule="auto"/>
        <w:rPr>
          <w:rFonts w:ascii="Times New Roman" w:eastAsia="Times New Roman" w:hAnsi="Times New Roman" w:cs="Times New Roman"/>
          <w:sz w:val="20"/>
          <w:szCs w:val="20"/>
          <w:highlight w:val="yellow"/>
          <w:lang w:val="es-CL"/>
        </w:rPr>
      </w:pPr>
    </w:p>
    <w:p w14:paraId="032EA41C" w14:textId="5E3404AB" w:rsidR="00E771BE" w:rsidRPr="004F3D21" w:rsidRDefault="00527DCE" w:rsidP="00350A90">
      <w:pPr>
        <w:spacing w:after="0" w:line="240" w:lineRule="auto"/>
        <w:rPr>
          <w:rFonts w:ascii="Times New Roman" w:eastAsia="Times New Roman" w:hAnsi="Times New Roman" w:cs="Times New Roman"/>
          <w:sz w:val="20"/>
          <w:szCs w:val="20"/>
          <w:lang w:val="en-US"/>
        </w:rPr>
      </w:pPr>
      <w:r w:rsidRPr="004F3D21">
        <w:rPr>
          <w:rFonts w:ascii="Times New Roman" w:eastAsia="Times New Roman" w:hAnsi="Times New Roman" w:cs="Times New Roman"/>
          <w:sz w:val="20"/>
          <w:szCs w:val="20"/>
        </w:rPr>
        <w:t xml:space="preserve">Garriga, N., </w:t>
      </w:r>
      <w:proofErr w:type="spellStart"/>
      <w:r w:rsidRPr="004F3D21">
        <w:rPr>
          <w:rFonts w:ascii="Times New Roman" w:eastAsia="Times New Roman" w:hAnsi="Times New Roman" w:cs="Times New Roman"/>
          <w:sz w:val="20"/>
          <w:szCs w:val="20"/>
        </w:rPr>
        <w:t>Franch</w:t>
      </w:r>
      <w:proofErr w:type="spellEnd"/>
      <w:r w:rsidRPr="004F3D21">
        <w:rPr>
          <w:rFonts w:ascii="Times New Roman" w:eastAsia="Times New Roman" w:hAnsi="Times New Roman" w:cs="Times New Roman"/>
          <w:sz w:val="20"/>
          <w:szCs w:val="20"/>
        </w:rPr>
        <w:t xml:space="preserve">, M., Santos, X., </w:t>
      </w:r>
      <w:proofErr w:type="spellStart"/>
      <w:r w:rsidRPr="004F3D21">
        <w:rPr>
          <w:rFonts w:ascii="Times New Roman" w:eastAsia="Times New Roman" w:hAnsi="Times New Roman" w:cs="Times New Roman"/>
          <w:sz w:val="20"/>
          <w:szCs w:val="20"/>
        </w:rPr>
        <w:t>Montori</w:t>
      </w:r>
      <w:proofErr w:type="spellEnd"/>
      <w:r w:rsidRPr="004F3D21">
        <w:rPr>
          <w:rFonts w:ascii="Times New Roman" w:eastAsia="Times New Roman" w:hAnsi="Times New Roman" w:cs="Times New Roman"/>
          <w:sz w:val="20"/>
          <w:szCs w:val="20"/>
        </w:rPr>
        <w:t xml:space="preserve">, A., </w:t>
      </w:r>
      <w:proofErr w:type="spellStart"/>
      <w:r w:rsidRPr="004F3D21">
        <w:rPr>
          <w:rFonts w:ascii="Times New Roman" w:eastAsia="Times New Roman" w:hAnsi="Times New Roman" w:cs="Times New Roman"/>
          <w:sz w:val="20"/>
          <w:szCs w:val="20"/>
        </w:rPr>
        <w:t>Llorente</w:t>
      </w:r>
      <w:proofErr w:type="spellEnd"/>
      <w:r w:rsidRPr="004F3D21">
        <w:rPr>
          <w:rFonts w:ascii="Times New Roman" w:eastAsia="Times New Roman" w:hAnsi="Times New Roman" w:cs="Times New Roman"/>
          <w:sz w:val="20"/>
          <w:szCs w:val="20"/>
        </w:rPr>
        <w:t>, G.A</w:t>
      </w:r>
      <w:r w:rsidR="00DE1A3B" w:rsidRPr="004F3D21">
        <w:rPr>
          <w:rFonts w:ascii="Times New Roman" w:eastAsia="Times New Roman" w:hAnsi="Times New Roman" w:cs="Times New Roman"/>
          <w:sz w:val="20"/>
          <w:szCs w:val="20"/>
        </w:rPr>
        <w:t>.</w:t>
      </w:r>
      <w:r w:rsidR="0001260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2017. </w:t>
      </w:r>
      <w:r w:rsidRPr="004F3D21">
        <w:rPr>
          <w:rFonts w:ascii="Times New Roman" w:eastAsia="Times New Roman" w:hAnsi="Times New Roman" w:cs="Times New Roman"/>
          <w:sz w:val="20"/>
          <w:szCs w:val="20"/>
          <w:lang w:val="en-US"/>
        </w:rPr>
        <w:t xml:space="preserve">Seasonal variation in vertebrate traffic casualties and its implications for mitigation measures. </w:t>
      </w:r>
      <w:proofErr w:type="spellStart"/>
      <w:r w:rsidR="00A9418D" w:rsidRPr="0026574B">
        <w:rPr>
          <w:rFonts w:ascii="Times New Roman" w:eastAsia="Times New Roman" w:hAnsi="Times New Roman" w:cs="Times New Roman"/>
          <w:i/>
          <w:iCs/>
          <w:sz w:val="20"/>
          <w:szCs w:val="20"/>
          <w:lang w:val="en-US"/>
        </w:rPr>
        <w:t>Landsc</w:t>
      </w:r>
      <w:proofErr w:type="spellEnd"/>
      <w:r w:rsidR="0026574B" w:rsidRPr="0026574B">
        <w:rPr>
          <w:rFonts w:ascii="Times New Roman" w:eastAsia="Times New Roman" w:hAnsi="Times New Roman" w:cs="Times New Roman"/>
          <w:i/>
          <w:iCs/>
          <w:sz w:val="20"/>
          <w:szCs w:val="20"/>
          <w:lang w:val="en-US"/>
        </w:rPr>
        <w:t xml:space="preserve"> </w:t>
      </w:r>
      <w:r w:rsidR="00A9418D" w:rsidRPr="0026574B">
        <w:rPr>
          <w:rFonts w:ascii="Times New Roman" w:eastAsia="Times New Roman" w:hAnsi="Times New Roman" w:cs="Times New Roman"/>
          <w:i/>
          <w:iCs/>
          <w:sz w:val="20"/>
          <w:szCs w:val="20"/>
          <w:lang w:val="en-US"/>
        </w:rPr>
        <w:t>Urban</w:t>
      </w:r>
      <w:r w:rsidR="0026574B" w:rsidRPr="0026574B">
        <w:rPr>
          <w:rFonts w:ascii="Times New Roman" w:eastAsia="Times New Roman" w:hAnsi="Times New Roman" w:cs="Times New Roman"/>
          <w:i/>
          <w:iCs/>
          <w:sz w:val="20"/>
          <w:szCs w:val="20"/>
          <w:lang w:val="en-US"/>
        </w:rPr>
        <w:t xml:space="preserve"> </w:t>
      </w:r>
      <w:r w:rsidR="00A9418D" w:rsidRPr="0026574B">
        <w:rPr>
          <w:rFonts w:ascii="Times New Roman" w:eastAsia="Times New Roman" w:hAnsi="Times New Roman" w:cs="Times New Roman"/>
          <w:i/>
          <w:iCs/>
          <w:sz w:val="20"/>
          <w:szCs w:val="20"/>
          <w:lang w:val="en-US"/>
        </w:rPr>
        <w:t>Plan</w:t>
      </w:r>
      <w:r w:rsidRPr="004F3D21">
        <w:rPr>
          <w:rFonts w:ascii="Times New Roman" w:eastAsia="Times New Roman" w:hAnsi="Times New Roman" w:cs="Times New Roman"/>
          <w:sz w:val="20"/>
          <w:szCs w:val="20"/>
          <w:lang w:val="en-US"/>
        </w:rPr>
        <w:t>. 157, 36–44. https://doi.org/10.1016/j.landurbplan.2016.05.029.</w:t>
      </w:r>
    </w:p>
    <w:p w14:paraId="2F5A7D8C"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3D8F2041" w14:textId="5B512225" w:rsidR="00E771BE" w:rsidRPr="004F3D21" w:rsidRDefault="00527DCE"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color w:val="000000"/>
          <w:sz w:val="20"/>
          <w:szCs w:val="20"/>
          <w:lang w:val="en-US"/>
        </w:rPr>
        <w:t xml:space="preserve">Gonçalves, L.O., </w:t>
      </w:r>
      <w:proofErr w:type="spellStart"/>
      <w:r w:rsidRPr="004F3D21">
        <w:rPr>
          <w:rFonts w:ascii="Times New Roman" w:eastAsia="Times New Roman" w:hAnsi="Times New Roman" w:cs="Times New Roman"/>
          <w:color w:val="000000"/>
          <w:sz w:val="20"/>
          <w:szCs w:val="20"/>
          <w:lang w:val="en-US"/>
        </w:rPr>
        <w:t>Alvares</w:t>
      </w:r>
      <w:proofErr w:type="spellEnd"/>
      <w:r w:rsidR="0001260C" w:rsidRPr="004F3D21">
        <w:rPr>
          <w:rFonts w:ascii="Times New Roman" w:eastAsia="Times New Roman" w:hAnsi="Times New Roman" w:cs="Times New Roman"/>
          <w:color w:val="000000"/>
          <w:sz w:val="20"/>
          <w:szCs w:val="20"/>
          <w:lang w:val="en-US"/>
        </w:rPr>
        <w:t>,</w:t>
      </w:r>
      <w:r w:rsidRPr="004F3D21">
        <w:rPr>
          <w:rFonts w:ascii="Times New Roman" w:eastAsia="Times New Roman" w:hAnsi="Times New Roman" w:cs="Times New Roman"/>
          <w:color w:val="000000"/>
          <w:sz w:val="20"/>
          <w:szCs w:val="20"/>
          <w:lang w:val="en-US"/>
        </w:rPr>
        <w:t xml:space="preserve"> D.J., Teixeira F.Z., Schuck</w:t>
      </w:r>
      <w:r w:rsidR="0001260C" w:rsidRPr="004F3D21">
        <w:rPr>
          <w:rFonts w:ascii="Times New Roman" w:eastAsia="Times New Roman" w:hAnsi="Times New Roman" w:cs="Times New Roman"/>
          <w:color w:val="000000"/>
          <w:sz w:val="20"/>
          <w:szCs w:val="20"/>
          <w:lang w:val="en-US"/>
        </w:rPr>
        <w:t>,</w:t>
      </w:r>
      <w:r w:rsidRPr="004F3D21">
        <w:rPr>
          <w:rFonts w:ascii="Times New Roman" w:eastAsia="Times New Roman" w:hAnsi="Times New Roman" w:cs="Times New Roman"/>
          <w:color w:val="000000"/>
          <w:sz w:val="20"/>
          <w:szCs w:val="20"/>
          <w:lang w:val="en-US"/>
        </w:rPr>
        <w:t xml:space="preserve"> G., Coelho</w:t>
      </w:r>
      <w:r w:rsidR="0001260C" w:rsidRPr="004F3D21">
        <w:rPr>
          <w:rFonts w:ascii="Times New Roman" w:eastAsia="Times New Roman" w:hAnsi="Times New Roman" w:cs="Times New Roman"/>
          <w:color w:val="000000"/>
          <w:sz w:val="20"/>
          <w:szCs w:val="20"/>
          <w:lang w:val="en-US"/>
        </w:rPr>
        <w:t>,</w:t>
      </w:r>
      <w:r w:rsidRPr="004F3D21">
        <w:rPr>
          <w:rFonts w:ascii="Times New Roman" w:eastAsia="Times New Roman" w:hAnsi="Times New Roman" w:cs="Times New Roman"/>
          <w:color w:val="000000"/>
          <w:sz w:val="20"/>
          <w:szCs w:val="20"/>
          <w:lang w:val="en-US"/>
        </w:rPr>
        <w:t xml:space="preserve"> I.P., </w:t>
      </w:r>
      <w:proofErr w:type="spellStart"/>
      <w:r w:rsidRPr="004F3D21">
        <w:rPr>
          <w:rFonts w:ascii="Times New Roman" w:eastAsia="Times New Roman" w:hAnsi="Times New Roman" w:cs="Times New Roman"/>
          <w:color w:val="000000"/>
          <w:sz w:val="20"/>
          <w:szCs w:val="20"/>
          <w:lang w:val="en-US"/>
        </w:rPr>
        <w:t>Esperandio</w:t>
      </w:r>
      <w:proofErr w:type="spellEnd"/>
      <w:r w:rsidR="0001260C" w:rsidRPr="004F3D21">
        <w:rPr>
          <w:rFonts w:ascii="Times New Roman" w:eastAsia="Times New Roman" w:hAnsi="Times New Roman" w:cs="Times New Roman"/>
          <w:color w:val="000000"/>
          <w:sz w:val="20"/>
          <w:szCs w:val="20"/>
          <w:lang w:val="en-US"/>
        </w:rPr>
        <w:t>,</w:t>
      </w:r>
      <w:r w:rsidRPr="004F3D21">
        <w:rPr>
          <w:rFonts w:ascii="Times New Roman" w:eastAsia="Times New Roman" w:hAnsi="Times New Roman" w:cs="Times New Roman"/>
          <w:color w:val="000000"/>
          <w:sz w:val="20"/>
          <w:szCs w:val="20"/>
          <w:lang w:val="en-US"/>
        </w:rPr>
        <w:t xml:space="preserve"> I.B., Anza</w:t>
      </w:r>
      <w:r w:rsidR="0001260C" w:rsidRPr="004F3D21">
        <w:rPr>
          <w:rFonts w:ascii="Times New Roman" w:eastAsia="Times New Roman" w:hAnsi="Times New Roman" w:cs="Times New Roman"/>
          <w:color w:val="000000"/>
          <w:sz w:val="20"/>
          <w:szCs w:val="20"/>
          <w:lang w:val="en-US"/>
        </w:rPr>
        <w:t>,</w:t>
      </w:r>
      <w:r w:rsidRPr="004F3D21">
        <w:rPr>
          <w:rFonts w:ascii="Times New Roman" w:eastAsia="Times New Roman" w:hAnsi="Times New Roman" w:cs="Times New Roman"/>
          <w:color w:val="000000"/>
          <w:sz w:val="20"/>
          <w:szCs w:val="20"/>
          <w:lang w:val="en-US"/>
        </w:rPr>
        <w:t xml:space="preserve"> J., </w:t>
      </w:r>
      <w:proofErr w:type="spellStart"/>
      <w:r w:rsidRPr="004F3D21">
        <w:rPr>
          <w:rFonts w:ascii="Times New Roman" w:eastAsia="Times New Roman" w:hAnsi="Times New Roman" w:cs="Times New Roman"/>
          <w:color w:val="000000"/>
          <w:sz w:val="20"/>
          <w:szCs w:val="20"/>
          <w:lang w:val="en-US"/>
        </w:rPr>
        <w:t>Beduschi</w:t>
      </w:r>
      <w:proofErr w:type="spellEnd"/>
      <w:r w:rsidR="0001260C" w:rsidRPr="004F3D21">
        <w:rPr>
          <w:rFonts w:ascii="Times New Roman" w:eastAsia="Times New Roman" w:hAnsi="Times New Roman" w:cs="Times New Roman"/>
          <w:color w:val="000000"/>
          <w:sz w:val="20"/>
          <w:szCs w:val="20"/>
          <w:lang w:val="en-US"/>
        </w:rPr>
        <w:t>,</w:t>
      </w:r>
      <w:r w:rsidRPr="004F3D21">
        <w:rPr>
          <w:rFonts w:ascii="Times New Roman" w:eastAsia="Times New Roman" w:hAnsi="Times New Roman" w:cs="Times New Roman"/>
          <w:color w:val="000000"/>
          <w:sz w:val="20"/>
          <w:szCs w:val="20"/>
          <w:lang w:val="en-US"/>
        </w:rPr>
        <w:t xml:space="preserve"> J., </w:t>
      </w:r>
      <w:proofErr w:type="spellStart"/>
      <w:r w:rsidRPr="004F3D21">
        <w:rPr>
          <w:rFonts w:ascii="Times New Roman" w:eastAsia="Times New Roman" w:hAnsi="Times New Roman" w:cs="Times New Roman"/>
          <w:color w:val="000000"/>
          <w:sz w:val="20"/>
          <w:szCs w:val="20"/>
          <w:lang w:val="en-US"/>
        </w:rPr>
        <w:t>Galvão</w:t>
      </w:r>
      <w:proofErr w:type="spellEnd"/>
      <w:r w:rsidR="0001260C" w:rsidRPr="004F3D21">
        <w:rPr>
          <w:rFonts w:ascii="Times New Roman" w:eastAsia="Times New Roman" w:hAnsi="Times New Roman" w:cs="Times New Roman"/>
          <w:color w:val="000000"/>
          <w:sz w:val="20"/>
          <w:szCs w:val="20"/>
          <w:lang w:val="en-US"/>
        </w:rPr>
        <w:t>,</w:t>
      </w:r>
      <w:r w:rsidRPr="004F3D21">
        <w:rPr>
          <w:rFonts w:ascii="Times New Roman" w:eastAsia="Times New Roman" w:hAnsi="Times New Roman" w:cs="Times New Roman"/>
          <w:color w:val="000000"/>
          <w:sz w:val="20"/>
          <w:szCs w:val="20"/>
          <w:lang w:val="en-US"/>
        </w:rPr>
        <w:t xml:space="preserve"> V.A.B., </w:t>
      </w:r>
      <w:proofErr w:type="spellStart"/>
      <w:r w:rsidRPr="004F3D21">
        <w:rPr>
          <w:rFonts w:ascii="Times New Roman" w:eastAsia="Times New Roman" w:hAnsi="Times New Roman" w:cs="Times New Roman"/>
          <w:color w:val="000000"/>
          <w:sz w:val="20"/>
          <w:szCs w:val="20"/>
          <w:lang w:val="en-US"/>
        </w:rPr>
        <w:t>Kindel</w:t>
      </w:r>
      <w:proofErr w:type="spellEnd"/>
      <w:r w:rsidR="0001260C" w:rsidRPr="004F3D21">
        <w:rPr>
          <w:rFonts w:ascii="Times New Roman" w:eastAsia="Times New Roman" w:hAnsi="Times New Roman" w:cs="Times New Roman"/>
          <w:color w:val="000000"/>
          <w:sz w:val="20"/>
          <w:szCs w:val="20"/>
          <w:lang w:val="en-US"/>
        </w:rPr>
        <w:t>,</w:t>
      </w:r>
      <w:r w:rsidRPr="004F3D21">
        <w:rPr>
          <w:rFonts w:ascii="Times New Roman" w:eastAsia="Times New Roman" w:hAnsi="Times New Roman" w:cs="Times New Roman"/>
          <w:color w:val="000000"/>
          <w:sz w:val="20"/>
          <w:szCs w:val="20"/>
          <w:lang w:val="en-US"/>
        </w:rPr>
        <w:t xml:space="preserve"> A</w:t>
      </w:r>
      <w:r w:rsidR="00DE1A3B" w:rsidRPr="004F3D21">
        <w:rPr>
          <w:rFonts w:ascii="Times New Roman" w:eastAsia="Times New Roman" w:hAnsi="Times New Roman" w:cs="Times New Roman"/>
          <w:color w:val="000000"/>
          <w:sz w:val="20"/>
          <w:szCs w:val="20"/>
          <w:lang w:val="en-US"/>
        </w:rPr>
        <w:t>.</w:t>
      </w:r>
      <w:r w:rsidR="0001260C" w:rsidRPr="004F3D21">
        <w:rPr>
          <w:rFonts w:ascii="Times New Roman" w:eastAsia="Times New Roman" w:hAnsi="Times New Roman" w:cs="Times New Roman"/>
          <w:color w:val="000000"/>
          <w:sz w:val="20"/>
          <w:szCs w:val="20"/>
          <w:lang w:val="en-US"/>
        </w:rPr>
        <w:t>,</w:t>
      </w:r>
      <w:r w:rsidRPr="004F3D21">
        <w:rPr>
          <w:rFonts w:ascii="Times New Roman" w:eastAsia="Times New Roman" w:hAnsi="Times New Roman" w:cs="Times New Roman"/>
          <w:color w:val="000000"/>
          <w:sz w:val="20"/>
          <w:szCs w:val="20"/>
          <w:lang w:val="en-US"/>
        </w:rPr>
        <w:t xml:space="preserve"> 2017. </w:t>
      </w:r>
      <w:r w:rsidRPr="004F3D21">
        <w:rPr>
          <w:rFonts w:ascii="Times New Roman" w:eastAsia="Times New Roman" w:hAnsi="Times New Roman" w:cs="Times New Roman"/>
          <w:sz w:val="20"/>
          <w:szCs w:val="20"/>
          <w:lang w:val="en-US"/>
        </w:rPr>
        <w:t xml:space="preserve">Reptile road-kills in Southern Brazil: Composition, hot </w:t>
      </w:r>
      <w:proofErr w:type="gramStart"/>
      <w:r w:rsidRPr="004F3D21">
        <w:rPr>
          <w:rFonts w:ascii="Times New Roman" w:eastAsia="Times New Roman" w:hAnsi="Times New Roman" w:cs="Times New Roman"/>
          <w:sz w:val="20"/>
          <w:szCs w:val="20"/>
          <w:lang w:val="en-US"/>
        </w:rPr>
        <w:t>moments</w:t>
      </w:r>
      <w:proofErr w:type="gramEnd"/>
      <w:r w:rsidRPr="004F3D21">
        <w:rPr>
          <w:rFonts w:ascii="Times New Roman" w:eastAsia="Times New Roman" w:hAnsi="Times New Roman" w:cs="Times New Roman"/>
          <w:sz w:val="20"/>
          <w:szCs w:val="20"/>
          <w:lang w:val="en-US"/>
        </w:rPr>
        <w:t xml:space="preserve"> and hotspots. </w:t>
      </w:r>
      <w:proofErr w:type="spellStart"/>
      <w:r w:rsidR="00A9418D" w:rsidRPr="0026574B">
        <w:rPr>
          <w:rFonts w:ascii="Times New Roman" w:eastAsia="Times New Roman" w:hAnsi="Times New Roman" w:cs="Times New Roman"/>
          <w:i/>
          <w:iCs/>
          <w:sz w:val="20"/>
          <w:szCs w:val="20"/>
        </w:rPr>
        <w:t>Sci</w:t>
      </w:r>
      <w:proofErr w:type="spellEnd"/>
      <w:r w:rsidR="00A9418D" w:rsidRPr="0026574B">
        <w:rPr>
          <w:rFonts w:ascii="Times New Roman" w:eastAsia="Times New Roman" w:hAnsi="Times New Roman" w:cs="Times New Roman"/>
          <w:i/>
          <w:iCs/>
          <w:sz w:val="20"/>
          <w:szCs w:val="20"/>
        </w:rPr>
        <w:t>.</w:t>
      </w:r>
      <w:r w:rsidR="00CA5FA8" w:rsidRPr="0026574B">
        <w:rPr>
          <w:rFonts w:ascii="Times New Roman" w:eastAsia="Times New Roman" w:hAnsi="Times New Roman" w:cs="Times New Roman"/>
          <w:i/>
          <w:iCs/>
          <w:sz w:val="20"/>
          <w:szCs w:val="20"/>
        </w:rPr>
        <w:t xml:space="preserve"> </w:t>
      </w:r>
      <w:r w:rsidR="00A9418D" w:rsidRPr="0026574B">
        <w:rPr>
          <w:rFonts w:ascii="Times New Roman" w:eastAsia="Times New Roman" w:hAnsi="Times New Roman" w:cs="Times New Roman"/>
          <w:i/>
          <w:iCs/>
          <w:sz w:val="20"/>
          <w:szCs w:val="20"/>
        </w:rPr>
        <w:t>Total</w:t>
      </w:r>
      <w:r w:rsidR="00CA5FA8" w:rsidRPr="0026574B">
        <w:rPr>
          <w:rFonts w:ascii="Times New Roman" w:eastAsia="Times New Roman" w:hAnsi="Times New Roman" w:cs="Times New Roman"/>
          <w:i/>
          <w:iCs/>
          <w:sz w:val="20"/>
          <w:szCs w:val="20"/>
        </w:rPr>
        <w:t xml:space="preserve"> </w:t>
      </w:r>
      <w:proofErr w:type="spellStart"/>
      <w:r w:rsidR="00A9418D" w:rsidRPr="0026574B">
        <w:rPr>
          <w:rFonts w:ascii="Times New Roman" w:eastAsia="Times New Roman" w:hAnsi="Times New Roman" w:cs="Times New Roman"/>
          <w:i/>
          <w:iCs/>
          <w:sz w:val="20"/>
          <w:szCs w:val="20"/>
        </w:rPr>
        <w:t>Environ</w:t>
      </w:r>
      <w:proofErr w:type="spellEnd"/>
      <w:r w:rsidR="00A9418D"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615, 1438-1445. https://doi.org/10.1016/j.scitotenv.2017.09.053.</w:t>
      </w:r>
    </w:p>
    <w:p w14:paraId="36D53787"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rPr>
      </w:pPr>
    </w:p>
    <w:p w14:paraId="2CC00EAF" w14:textId="3FE113F2" w:rsidR="00E771BE" w:rsidRPr="004F3D21" w:rsidRDefault="00527DCE"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rPr>
        <w:t>Grilo, C., Ascensão</w:t>
      </w:r>
      <w:r w:rsidR="0001260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F., Santos-Reis</w:t>
      </w:r>
      <w:r w:rsidR="0001260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M., </w:t>
      </w:r>
      <w:proofErr w:type="spellStart"/>
      <w:r w:rsidRPr="004F3D21">
        <w:rPr>
          <w:rFonts w:ascii="Times New Roman" w:eastAsia="Times New Roman" w:hAnsi="Times New Roman" w:cs="Times New Roman"/>
          <w:sz w:val="20"/>
          <w:szCs w:val="20"/>
        </w:rPr>
        <w:t>Bissonette</w:t>
      </w:r>
      <w:proofErr w:type="spellEnd"/>
      <w:r w:rsidRPr="004F3D21">
        <w:rPr>
          <w:rFonts w:ascii="Times New Roman" w:eastAsia="Times New Roman" w:hAnsi="Times New Roman" w:cs="Times New Roman"/>
          <w:sz w:val="20"/>
          <w:szCs w:val="20"/>
        </w:rPr>
        <w:t>, J.A</w:t>
      </w:r>
      <w:r w:rsidR="00DE1A3B" w:rsidRPr="004F3D21">
        <w:rPr>
          <w:rFonts w:ascii="Times New Roman" w:eastAsia="Times New Roman" w:hAnsi="Times New Roman" w:cs="Times New Roman"/>
          <w:sz w:val="20"/>
          <w:szCs w:val="20"/>
        </w:rPr>
        <w:t>.</w:t>
      </w:r>
      <w:r w:rsidR="0001260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2011. </w:t>
      </w:r>
      <w:r w:rsidRPr="004F3D21">
        <w:rPr>
          <w:rFonts w:ascii="Times New Roman" w:eastAsia="Times New Roman" w:hAnsi="Times New Roman" w:cs="Times New Roman"/>
          <w:sz w:val="20"/>
          <w:szCs w:val="20"/>
          <w:lang w:val="en-US"/>
        </w:rPr>
        <w:t xml:space="preserve">Do well-connected landscapes promote road-related mortality? </w:t>
      </w:r>
      <w:r w:rsidR="006035B6" w:rsidRPr="0026574B">
        <w:rPr>
          <w:rFonts w:ascii="Times New Roman" w:eastAsia="Times New Roman" w:hAnsi="Times New Roman" w:cs="Times New Roman"/>
          <w:i/>
          <w:iCs/>
          <w:sz w:val="20"/>
          <w:szCs w:val="20"/>
          <w:lang w:val="en-US"/>
        </w:rPr>
        <w:t xml:space="preserve">Eur. J. </w:t>
      </w:r>
      <w:proofErr w:type="spellStart"/>
      <w:r w:rsidR="006035B6" w:rsidRPr="0026574B">
        <w:rPr>
          <w:rFonts w:ascii="Times New Roman" w:eastAsia="Times New Roman" w:hAnsi="Times New Roman" w:cs="Times New Roman"/>
          <w:i/>
          <w:iCs/>
          <w:sz w:val="20"/>
          <w:szCs w:val="20"/>
          <w:lang w:val="en-US"/>
        </w:rPr>
        <w:t>Wildl</w:t>
      </w:r>
      <w:proofErr w:type="spellEnd"/>
      <w:r w:rsidR="006035B6" w:rsidRPr="004F3D21">
        <w:rPr>
          <w:rFonts w:ascii="Times New Roman" w:eastAsia="Times New Roman" w:hAnsi="Times New Roman" w:cs="Times New Roman"/>
          <w:sz w:val="20"/>
          <w:szCs w:val="20"/>
          <w:lang w:val="en-US"/>
        </w:rPr>
        <w:t xml:space="preserve">. </w:t>
      </w:r>
      <w:r w:rsidR="006035B6" w:rsidRPr="004F3D21">
        <w:rPr>
          <w:rFonts w:ascii="Times New Roman" w:eastAsia="Times New Roman" w:hAnsi="Times New Roman" w:cs="Times New Roman"/>
          <w:sz w:val="20"/>
          <w:szCs w:val="20"/>
        </w:rPr>
        <w:t>Res</w:t>
      </w:r>
      <w:r w:rsidRPr="004F3D21">
        <w:rPr>
          <w:rFonts w:ascii="Times New Roman" w:eastAsia="Times New Roman" w:hAnsi="Times New Roman" w:cs="Times New Roman"/>
          <w:sz w:val="20"/>
          <w:szCs w:val="20"/>
        </w:rPr>
        <w:t>. https://doi.org/</w:t>
      </w:r>
      <w:hyperlink r:id="rId22">
        <w:r w:rsidRPr="004F3D21">
          <w:rPr>
            <w:rFonts w:ascii="Times New Roman" w:eastAsia="Times New Roman" w:hAnsi="Times New Roman" w:cs="Times New Roman"/>
            <w:sz w:val="20"/>
            <w:szCs w:val="20"/>
          </w:rPr>
          <w:t>10.1007/s10344-010-0478-6</w:t>
        </w:r>
      </w:hyperlink>
      <w:r w:rsidRPr="004F3D21">
        <w:rPr>
          <w:rFonts w:ascii="Times New Roman" w:eastAsia="Times New Roman" w:hAnsi="Times New Roman" w:cs="Times New Roman"/>
          <w:b/>
          <w:sz w:val="20"/>
          <w:szCs w:val="20"/>
        </w:rPr>
        <w:t>.</w:t>
      </w:r>
    </w:p>
    <w:p w14:paraId="5F0024D7"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rPr>
      </w:pPr>
    </w:p>
    <w:p w14:paraId="23924112" w14:textId="0BC3C022" w:rsidR="00E771BE" w:rsidRPr="00D3576C" w:rsidRDefault="00527DCE" w:rsidP="00350A90">
      <w:pPr>
        <w:spacing w:after="0" w:line="240" w:lineRule="auto"/>
        <w:rPr>
          <w:rFonts w:ascii="Times New Roman" w:eastAsia="Times New Roman" w:hAnsi="Times New Roman" w:cs="Times New Roman"/>
          <w:sz w:val="20"/>
          <w:szCs w:val="20"/>
        </w:rPr>
      </w:pPr>
      <w:r w:rsidRPr="00D3576C">
        <w:rPr>
          <w:rFonts w:ascii="Times New Roman" w:eastAsia="Times New Roman" w:hAnsi="Times New Roman" w:cs="Times New Roman"/>
          <w:color w:val="131313"/>
          <w:sz w:val="20"/>
          <w:szCs w:val="20"/>
        </w:rPr>
        <w:t xml:space="preserve">Grilo, C., </w:t>
      </w:r>
      <w:proofErr w:type="spellStart"/>
      <w:r w:rsidRPr="00D3576C">
        <w:rPr>
          <w:rFonts w:ascii="Times New Roman" w:eastAsia="Times New Roman" w:hAnsi="Times New Roman" w:cs="Times New Roman"/>
          <w:color w:val="131313"/>
          <w:sz w:val="20"/>
          <w:szCs w:val="20"/>
        </w:rPr>
        <w:t>Bissonette</w:t>
      </w:r>
      <w:proofErr w:type="spellEnd"/>
      <w:r w:rsidR="0001260C" w:rsidRPr="00D3576C">
        <w:rPr>
          <w:rFonts w:ascii="Times New Roman" w:eastAsia="Times New Roman" w:hAnsi="Times New Roman" w:cs="Times New Roman"/>
          <w:color w:val="131313"/>
          <w:sz w:val="20"/>
          <w:szCs w:val="20"/>
        </w:rPr>
        <w:t>,</w:t>
      </w:r>
      <w:r w:rsidRPr="00D3576C">
        <w:rPr>
          <w:rFonts w:ascii="Times New Roman" w:eastAsia="Times New Roman" w:hAnsi="Times New Roman" w:cs="Times New Roman"/>
          <w:color w:val="131313"/>
          <w:sz w:val="20"/>
          <w:szCs w:val="20"/>
        </w:rPr>
        <w:t xml:space="preserve"> J., Santos-Reis</w:t>
      </w:r>
      <w:r w:rsidR="0001260C" w:rsidRPr="00D3576C">
        <w:rPr>
          <w:rFonts w:ascii="Times New Roman" w:eastAsia="Times New Roman" w:hAnsi="Times New Roman" w:cs="Times New Roman"/>
          <w:color w:val="131313"/>
          <w:sz w:val="20"/>
          <w:szCs w:val="20"/>
        </w:rPr>
        <w:t>,</w:t>
      </w:r>
      <w:r w:rsidRPr="00D3576C">
        <w:rPr>
          <w:rFonts w:ascii="Times New Roman" w:eastAsia="Times New Roman" w:hAnsi="Times New Roman" w:cs="Times New Roman"/>
          <w:color w:val="131313"/>
          <w:sz w:val="20"/>
          <w:szCs w:val="20"/>
        </w:rPr>
        <w:t xml:space="preserve"> M</w:t>
      </w:r>
      <w:r w:rsidR="00DE1A3B" w:rsidRPr="00D3576C">
        <w:rPr>
          <w:rFonts w:ascii="Times New Roman" w:eastAsia="Times New Roman" w:hAnsi="Times New Roman" w:cs="Times New Roman"/>
          <w:color w:val="131313"/>
          <w:sz w:val="20"/>
          <w:szCs w:val="20"/>
        </w:rPr>
        <w:t>.</w:t>
      </w:r>
      <w:r w:rsidR="0001260C" w:rsidRPr="00D3576C">
        <w:rPr>
          <w:rFonts w:ascii="Times New Roman" w:eastAsia="Times New Roman" w:hAnsi="Times New Roman" w:cs="Times New Roman"/>
          <w:color w:val="131313"/>
          <w:sz w:val="20"/>
          <w:szCs w:val="20"/>
        </w:rPr>
        <w:t>,</w:t>
      </w:r>
      <w:r w:rsidRPr="00D3576C">
        <w:rPr>
          <w:rFonts w:ascii="Times New Roman" w:eastAsia="Times New Roman" w:hAnsi="Times New Roman" w:cs="Times New Roman"/>
          <w:color w:val="131313"/>
          <w:sz w:val="20"/>
          <w:szCs w:val="20"/>
        </w:rPr>
        <w:t xml:space="preserve"> 2009. </w:t>
      </w:r>
      <w:r w:rsidRPr="00D3576C">
        <w:rPr>
          <w:rFonts w:ascii="Times New Roman" w:eastAsia="Times New Roman" w:hAnsi="Times New Roman" w:cs="Times New Roman"/>
          <w:color w:val="131313"/>
          <w:sz w:val="20"/>
          <w:szCs w:val="20"/>
          <w:lang w:val="en-US"/>
        </w:rPr>
        <w:t xml:space="preserve">Spatial-temporal patterns in Mediterranean carnivore road casualties: consequences for mitigation. </w:t>
      </w:r>
      <w:r w:rsidRPr="0026574B">
        <w:rPr>
          <w:rFonts w:ascii="Times New Roman" w:eastAsia="Times New Roman" w:hAnsi="Times New Roman" w:cs="Times New Roman"/>
          <w:i/>
          <w:iCs/>
          <w:color w:val="131313"/>
          <w:sz w:val="20"/>
          <w:szCs w:val="20"/>
        </w:rPr>
        <w:t>Biol</w:t>
      </w:r>
      <w:r w:rsidR="00207634" w:rsidRPr="0026574B">
        <w:rPr>
          <w:rFonts w:ascii="Times New Roman" w:eastAsia="Times New Roman" w:hAnsi="Times New Roman" w:cs="Times New Roman"/>
          <w:i/>
          <w:iCs/>
          <w:color w:val="131313"/>
          <w:sz w:val="20"/>
          <w:szCs w:val="20"/>
        </w:rPr>
        <w:t>.</w:t>
      </w:r>
      <w:r w:rsidRPr="0026574B">
        <w:rPr>
          <w:rFonts w:ascii="Times New Roman" w:eastAsia="Times New Roman" w:hAnsi="Times New Roman" w:cs="Times New Roman"/>
          <w:i/>
          <w:iCs/>
          <w:color w:val="131313"/>
          <w:sz w:val="20"/>
          <w:szCs w:val="20"/>
        </w:rPr>
        <w:t xml:space="preserve"> </w:t>
      </w:r>
      <w:proofErr w:type="spellStart"/>
      <w:r w:rsidRPr="0026574B">
        <w:rPr>
          <w:rFonts w:ascii="Times New Roman" w:eastAsia="Times New Roman" w:hAnsi="Times New Roman" w:cs="Times New Roman"/>
          <w:i/>
          <w:iCs/>
          <w:color w:val="131313"/>
          <w:sz w:val="20"/>
          <w:szCs w:val="20"/>
        </w:rPr>
        <w:t>Conserv</w:t>
      </w:r>
      <w:proofErr w:type="spellEnd"/>
      <w:r w:rsidR="00207634" w:rsidRPr="00D3576C">
        <w:rPr>
          <w:rFonts w:ascii="Times New Roman" w:eastAsia="Times New Roman" w:hAnsi="Times New Roman" w:cs="Times New Roman"/>
          <w:color w:val="131313"/>
          <w:sz w:val="20"/>
          <w:szCs w:val="20"/>
        </w:rPr>
        <w:t>.</w:t>
      </w:r>
      <w:r w:rsidRPr="00D3576C">
        <w:rPr>
          <w:rFonts w:ascii="Times New Roman" w:eastAsia="Times New Roman" w:hAnsi="Times New Roman" w:cs="Times New Roman"/>
          <w:color w:val="131313"/>
          <w:sz w:val="20"/>
          <w:szCs w:val="20"/>
        </w:rPr>
        <w:t xml:space="preserve"> 142</w:t>
      </w:r>
      <w:r w:rsidR="00F82537" w:rsidRPr="00D3576C">
        <w:rPr>
          <w:rFonts w:ascii="Times New Roman" w:eastAsia="Times New Roman" w:hAnsi="Times New Roman" w:cs="Times New Roman"/>
          <w:color w:val="131313"/>
          <w:sz w:val="20"/>
          <w:szCs w:val="20"/>
        </w:rPr>
        <w:t>,</w:t>
      </w:r>
      <w:r w:rsidRPr="00D3576C">
        <w:rPr>
          <w:rFonts w:ascii="Times New Roman" w:eastAsia="Times New Roman" w:hAnsi="Times New Roman" w:cs="Times New Roman"/>
          <w:color w:val="131313"/>
          <w:sz w:val="20"/>
          <w:szCs w:val="20"/>
        </w:rPr>
        <w:t xml:space="preserve"> 301–313. </w:t>
      </w:r>
      <w:hyperlink r:id="rId23">
        <w:r w:rsidRPr="00D3576C">
          <w:rPr>
            <w:rFonts w:ascii="Times New Roman" w:eastAsia="Times New Roman" w:hAnsi="Times New Roman" w:cs="Times New Roman"/>
            <w:sz w:val="20"/>
            <w:szCs w:val="20"/>
          </w:rPr>
          <w:t>https://doi.org/10.1016/j.biocon.2008.10.026</w:t>
        </w:r>
      </w:hyperlink>
      <w:r w:rsidRPr="00D3576C">
        <w:rPr>
          <w:rFonts w:ascii="Times New Roman" w:eastAsia="Times New Roman" w:hAnsi="Times New Roman" w:cs="Times New Roman"/>
          <w:sz w:val="20"/>
          <w:szCs w:val="20"/>
        </w:rPr>
        <w:t>.</w:t>
      </w:r>
    </w:p>
    <w:p w14:paraId="6FAE7FB0" w14:textId="14656AA4" w:rsidR="00856BD3" w:rsidRPr="00D3576C" w:rsidRDefault="00856BD3" w:rsidP="00350A90">
      <w:pPr>
        <w:spacing w:after="0" w:line="240" w:lineRule="auto"/>
        <w:rPr>
          <w:rFonts w:ascii="Times New Roman" w:eastAsia="Times New Roman" w:hAnsi="Times New Roman" w:cs="Times New Roman"/>
          <w:sz w:val="20"/>
          <w:szCs w:val="20"/>
          <w:highlight w:val="yellow"/>
        </w:rPr>
      </w:pPr>
    </w:p>
    <w:p w14:paraId="61F73C95" w14:textId="3C889DF0" w:rsidR="002B445A" w:rsidRPr="004F3D21" w:rsidRDefault="002B445A"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rPr>
        <w:t xml:space="preserve">Instituto Brasileiro de Geografia e Estatística (IBGE), 2002. </w:t>
      </w:r>
      <w:r w:rsidRPr="0026574B">
        <w:rPr>
          <w:rFonts w:ascii="Times New Roman" w:eastAsia="Times New Roman" w:hAnsi="Times New Roman" w:cs="Times New Roman"/>
          <w:i/>
          <w:iCs/>
          <w:sz w:val="20"/>
          <w:szCs w:val="20"/>
        </w:rPr>
        <w:t>Mapa de clima do Brasil</w:t>
      </w:r>
      <w:r w:rsidRPr="004F3D21">
        <w:rPr>
          <w:rFonts w:ascii="Times New Roman" w:eastAsia="Times New Roman" w:hAnsi="Times New Roman" w:cs="Times New Roman"/>
          <w:sz w:val="20"/>
          <w:szCs w:val="20"/>
        </w:rPr>
        <w:t>. Escala 1:5.000 000. www.ibge.gov.br/</w:t>
      </w:r>
      <w:proofErr w:type="spellStart"/>
      <w:r w:rsidRPr="004F3D21">
        <w:rPr>
          <w:rFonts w:ascii="Times New Roman" w:eastAsia="Times New Roman" w:hAnsi="Times New Roman" w:cs="Times New Roman"/>
          <w:sz w:val="20"/>
          <w:szCs w:val="20"/>
        </w:rPr>
        <w:t>geociencias</w:t>
      </w:r>
      <w:proofErr w:type="spellEnd"/>
      <w:r w:rsidRPr="004F3D21">
        <w:rPr>
          <w:rFonts w:ascii="Times New Roman" w:eastAsia="Times New Roman" w:hAnsi="Times New Roman" w:cs="Times New Roman"/>
          <w:sz w:val="20"/>
          <w:szCs w:val="20"/>
        </w:rPr>
        <w:t>/</w:t>
      </w:r>
      <w:proofErr w:type="spellStart"/>
      <w:r w:rsidRPr="004F3D21">
        <w:rPr>
          <w:rFonts w:ascii="Times New Roman" w:eastAsia="Times New Roman" w:hAnsi="Times New Roman" w:cs="Times New Roman"/>
          <w:sz w:val="20"/>
          <w:szCs w:val="20"/>
        </w:rPr>
        <w:t>informacoes</w:t>
      </w:r>
      <w:proofErr w:type="spellEnd"/>
      <w:r w:rsidRPr="004F3D21">
        <w:rPr>
          <w:rFonts w:ascii="Times New Roman" w:eastAsia="Times New Roman" w:hAnsi="Times New Roman" w:cs="Times New Roman"/>
          <w:sz w:val="20"/>
          <w:szCs w:val="20"/>
        </w:rPr>
        <w:t>-ambientais/climatologia. (</w:t>
      </w:r>
      <w:proofErr w:type="spellStart"/>
      <w:r w:rsidRPr="004F3D21">
        <w:rPr>
          <w:rFonts w:ascii="Times New Roman" w:eastAsia="Times New Roman" w:hAnsi="Times New Roman" w:cs="Times New Roman"/>
          <w:sz w:val="20"/>
          <w:szCs w:val="20"/>
        </w:rPr>
        <w:t>acessed</w:t>
      </w:r>
      <w:proofErr w:type="spellEnd"/>
      <w:r w:rsidRPr="004F3D21">
        <w:rPr>
          <w:rFonts w:ascii="Times New Roman" w:eastAsia="Times New Roman" w:hAnsi="Times New Roman" w:cs="Times New Roman"/>
          <w:sz w:val="20"/>
          <w:szCs w:val="20"/>
        </w:rPr>
        <w:t xml:space="preserve"> 24 </w:t>
      </w:r>
      <w:proofErr w:type="spellStart"/>
      <w:r w:rsidRPr="004F3D21">
        <w:rPr>
          <w:rFonts w:ascii="Times New Roman" w:eastAsia="Times New Roman" w:hAnsi="Times New Roman" w:cs="Times New Roman"/>
          <w:sz w:val="20"/>
          <w:szCs w:val="20"/>
        </w:rPr>
        <w:t>January</w:t>
      </w:r>
      <w:proofErr w:type="spellEnd"/>
      <w:r w:rsidRPr="004F3D21">
        <w:rPr>
          <w:rFonts w:ascii="Times New Roman" w:eastAsia="Times New Roman" w:hAnsi="Times New Roman" w:cs="Times New Roman"/>
          <w:sz w:val="20"/>
          <w:szCs w:val="20"/>
        </w:rPr>
        <w:t xml:space="preserve"> 2020)</w:t>
      </w:r>
    </w:p>
    <w:p w14:paraId="64DBF82B" w14:textId="77777777" w:rsidR="002B445A" w:rsidRPr="00D3576C" w:rsidRDefault="002B445A" w:rsidP="00350A90">
      <w:pPr>
        <w:spacing w:after="0" w:line="240" w:lineRule="auto"/>
        <w:rPr>
          <w:rFonts w:ascii="Times New Roman" w:eastAsia="Times New Roman" w:hAnsi="Times New Roman" w:cs="Times New Roman"/>
          <w:sz w:val="20"/>
          <w:szCs w:val="20"/>
          <w:highlight w:val="yellow"/>
        </w:rPr>
      </w:pPr>
    </w:p>
    <w:p w14:paraId="05EFCF09" w14:textId="4F74F2D3" w:rsidR="00856BD3" w:rsidRPr="004F3D21" w:rsidRDefault="00856BD3"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rPr>
        <w:t>Instituto Brasileiro de Geografia e Estatística</w:t>
      </w:r>
      <w:r w:rsidR="00F34584" w:rsidRPr="004F3D21">
        <w:rPr>
          <w:rFonts w:ascii="Times New Roman" w:eastAsia="Times New Roman" w:hAnsi="Times New Roman" w:cs="Times New Roman"/>
          <w:sz w:val="20"/>
          <w:szCs w:val="20"/>
        </w:rPr>
        <w:t xml:space="preserve"> (IBGE), 20</w:t>
      </w:r>
      <w:r w:rsidR="002B445A" w:rsidRPr="004F3D21">
        <w:rPr>
          <w:rFonts w:ascii="Times New Roman" w:eastAsia="Times New Roman" w:hAnsi="Times New Roman" w:cs="Times New Roman"/>
          <w:sz w:val="20"/>
          <w:szCs w:val="20"/>
        </w:rPr>
        <w:t>20</w:t>
      </w:r>
      <w:r w:rsidRPr="004F3D21">
        <w:rPr>
          <w:rFonts w:ascii="Times New Roman" w:eastAsia="Times New Roman" w:hAnsi="Times New Roman" w:cs="Times New Roman"/>
          <w:sz w:val="20"/>
          <w:szCs w:val="20"/>
        </w:rPr>
        <w:t xml:space="preserve">. </w:t>
      </w:r>
      <w:r w:rsidR="002B445A" w:rsidRPr="00195FB4">
        <w:rPr>
          <w:rFonts w:ascii="Times New Roman" w:eastAsia="Times New Roman" w:hAnsi="Times New Roman" w:cs="Times New Roman"/>
          <w:i/>
          <w:iCs/>
          <w:sz w:val="20"/>
          <w:szCs w:val="20"/>
        </w:rPr>
        <w:t>Banco de dados de informações ambientais (</w:t>
      </w:r>
      <w:proofErr w:type="spellStart"/>
      <w:r w:rsidR="002B445A" w:rsidRPr="00195FB4">
        <w:rPr>
          <w:rFonts w:ascii="Times New Roman" w:eastAsia="Times New Roman" w:hAnsi="Times New Roman" w:cs="Times New Roman"/>
          <w:i/>
          <w:iCs/>
          <w:sz w:val="20"/>
          <w:szCs w:val="20"/>
        </w:rPr>
        <w:t>BDia</w:t>
      </w:r>
      <w:proofErr w:type="spellEnd"/>
      <w:r w:rsidR="002B445A" w:rsidRPr="00195FB4">
        <w:rPr>
          <w:rFonts w:ascii="Times New Roman" w:eastAsia="Times New Roman" w:hAnsi="Times New Roman" w:cs="Times New Roman"/>
          <w:i/>
          <w:iCs/>
          <w:sz w:val="20"/>
          <w:szCs w:val="20"/>
        </w:rPr>
        <w:t>)</w:t>
      </w:r>
      <w:r w:rsidR="002B445A" w:rsidRPr="004F3D21">
        <w:rPr>
          <w:rFonts w:ascii="Times New Roman" w:eastAsia="Times New Roman" w:hAnsi="Times New Roman" w:cs="Times New Roman"/>
          <w:sz w:val="20"/>
          <w:szCs w:val="20"/>
        </w:rPr>
        <w:t xml:space="preserve">. </w:t>
      </w:r>
      <w:proofErr w:type="spellStart"/>
      <w:r w:rsidR="002B445A" w:rsidRPr="004F3D21">
        <w:rPr>
          <w:rFonts w:ascii="Times New Roman" w:eastAsia="Times New Roman" w:hAnsi="Times New Roman" w:cs="Times New Roman"/>
          <w:sz w:val="20"/>
          <w:szCs w:val="20"/>
        </w:rPr>
        <w:t>www</w:t>
      </w:r>
      <w:proofErr w:type="spellEnd"/>
      <w:r w:rsidR="002B445A" w:rsidRPr="004F3D21">
        <w:rPr>
          <w:rFonts w:ascii="Times New Roman" w:eastAsia="Times New Roman" w:hAnsi="Times New Roman" w:cs="Times New Roman"/>
          <w:sz w:val="20"/>
          <w:szCs w:val="20"/>
        </w:rPr>
        <w:t>.</w:t>
      </w:r>
      <w:r w:rsidR="002B445A" w:rsidRPr="004F3D21">
        <w:t xml:space="preserve"> </w:t>
      </w:r>
      <w:r w:rsidR="002B445A" w:rsidRPr="004F3D21">
        <w:rPr>
          <w:rFonts w:ascii="Times New Roman" w:eastAsia="Times New Roman" w:hAnsi="Times New Roman" w:cs="Times New Roman"/>
          <w:sz w:val="20"/>
          <w:szCs w:val="20"/>
        </w:rPr>
        <w:t>bdiaweb.ibge.gov.br/#/consulta/vegetação. (</w:t>
      </w:r>
      <w:proofErr w:type="spellStart"/>
      <w:r w:rsidR="002B445A" w:rsidRPr="004F3D21">
        <w:rPr>
          <w:rFonts w:ascii="Times New Roman" w:eastAsia="Times New Roman" w:hAnsi="Times New Roman" w:cs="Times New Roman"/>
          <w:sz w:val="20"/>
          <w:szCs w:val="20"/>
        </w:rPr>
        <w:t>acessed</w:t>
      </w:r>
      <w:proofErr w:type="spellEnd"/>
      <w:r w:rsidR="002B445A" w:rsidRPr="004F3D21">
        <w:rPr>
          <w:rFonts w:ascii="Times New Roman" w:eastAsia="Times New Roman" w:hAnsi="Times New Roman" w:cs="Times New Roman"/>
          <w:sz w:val="20"/>
          <w:szCs w:val="20"/>
        </w:rPr>
        <w:t xml:space="preserve"> 5 </w:t>
      </w:r>
      <w:proofErr w:type="spellStart"/>
      <w:r w:rsidR="002B445A" w:rsidRPr="004F3D21">
        <w:rPr>
          <w:rFonts w:ascii="Times New Roman" w:eastAsia="Times New Roman" w:hAnsi="Times New Roman" w:cs="Times New Roman"/>
          <w:sz w:val="20"/>
          <w:szCs w:val="20"/>
        </w:rPr>
        <w:t>January</w:t>
      </w:r>
      <w:proofErr w:type="spellEnd"/>
      <w:r w:rsidR="002B445A" w:rsidRPr="004F3D21">
        <w:rPr>
          <w:rFonts w:ascii="Times New Roman" w:eastAsia="Times New Roman" w:hAnsi="Times New Roman" w:cs="Times New Roman"/>
          <w:sz w:val="20"/>
          <w:szCs w:val="20"/>
        </w:rPr>
        <w:t xml:space="preserve"> 2020)</w:t>
      </w:r>
    </w:p>
    <w:p w14:paraId="42BC7CF0" w14:textId="77777777" w:rsidR="00856BD3" w:rsidRPr="00D3576C" w:rsidRDefault="00856BD3" w:rsidP="00350A90">
      <w:pPr>
        <w:spacing w:after="0" w:line="240" w:lineRule="auto"/>
        <w:rPr>
          <w:rFonts w:ascii="Times New Roman" w:eastAsia="Times New Roman" w:hAnsi="Times New Roman" w:cs="Times New Roman"/>
          <w:sz w:val="20"/>
          <w:szCs w:val="20"/>
          <w:highlight w:val="yellow"/>
        </w:rPr>
      </w:pPr>
    </w:p>
    <w:p w14:paraId="32A656B8" w14:textId="7CB179F9" w:rsidR="00856BD3" w:rsidRPr="004F3D21" w:rsidRDefault="00856BD3"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rPr>
        <w:t xml:space="preserve">Instituto de Pesquisa Econômica Aplicada (IPEA), 2009. </w:t>
      </w:r>
      <w:r w:rsidRPr="00195FB4">
        <w:rPr>
          <w:rFonts w:ascii="Times New Roman" w:eastAsia="Times New Roman" w:hAnsi="Times New Roman" w:cs="Times New Roman"/>
          <w:i/>
          <w:iCs/>
          <w:sz w:val="20"/>
          <w:szCs w:val="20"/>
        </w:rPr>
        <w:t>Transporte rodoviário no Brasil</w:t>
      </w:r>
      <w:r w:rsidRPr="004F3D21">
        <w:rPr>
          <w:rFonts w:ascii="Times New Roman" w:eastAsia="Times New Roman" w:hAnsi="Times New Roman" w:cs="Times New Roman"/>
          <w:sz w:val="20"/>
          <w:szCs w:val="20"/>
        </w:rPr>
        <w:t>. www.ipea.gov.br/</w:t>
      </w:r>
      <w:proofErr w:type="spellStart"/>
      <w:r w:rsidRPr="004F3D21">
        <w:rPr>
          <w:rFonts w:ascii="Times New Roman" w:eastAsia="Times New Roman" w:hAnsi="Times New Roman" w:cs="Times New Roman"/>
          <w:sz w:val="20"/>
          <w:szCs w:val="20"/>
        </w:rPr>
        <w:t>presenca</w:t>
      </w:r>
      <w:proofErr w:type="spellEnd"/>
      <w:r w:rsidRPr="004F3D21">
        <w:rPr>
          <w:rFonts w:ascii="Times New Roman" w:eastAsia="Times New Roman" w:hAnsi="Times New Roman" w:cs="Times New Roman"/>
          <w:sz w:val="20"/>
          <w:szCs w:val="20"/>
        </w:rPr>
        <w:t>. (</w:t>
      </w:r>
      <w:proofErr w:type="spellStart"/>
      <w:r w:rsidRPr="004F3D21">
        <w:rPr>
          <w:rFonts w:ascii="Times New Roman" w:eastAsia="Times New Roman" w:hAnsi="Times New Roman" w:cs="Times New Roman"/>
          <w:sz w:val="20"/>
          <w:szCs w:val="20"/>
        </w:rPr>
        <w:t>accessed</w:t>
      </w:r>
      <w:proofErr w:type="spellEnd"/>
      <w:r w:rsidRPr="004F3D21">
        <w:rPr>
          <w:rFonts w:ascii="Times New Roman" w:eastAsia="Times New Roman" w:hAnsi="Times New Roman" w:cs="Times New Roman"/>
          <w:sz w:val="20"/>
          <w:szCs w:val="20"/>
        </w:rPr>
        <w:t xml:space="preserve"> 8 August 2019).</w:t>
      </w:r>
    </w:p>
    <w:p w14:paraId="3FA1523F" w14:textId="77777777" w:rsidR="00E51B99" w:rsidRPr="00D3576C" w:rsidRDefault="00E51B99" w:rsidP="00350A90">
      <w:pPr>
        <w:spacing w:after="0" w:line="240" w:lineRule="auto"/>
        <w:rPr>
          <w:rFonts w:ascii="Times New Roman" w:eastAsia="Times New Roman" w:hAnsi="Times New Roman" w:cs="Times New Roman"/>
          <w:sz w:val="20"/>
          <w:szCs w:val="20"/>
        </w:rPr>
      </w:pPr>
    </w:p>
    <w:p w14:paraId="3E9A32D8" w14:textId="2B3E19E6" w:rsidR="00E771BE" w:rsidRPr="00D3576C" w:rsidRDefault="00527DCE" w:rsidP="00350A90">
      <w:pPr>
        <w:spacing w:after="0" w:line="240" w:lineRule="auto"/>
        <w:rPr>
          <w:rFonts w:ascii="Times New Roman" w:eastAsia="Times New Roman" w:hAnsi="Times New Roman" w:cs="Times New Roman"/>
          <w:sz w:val="20"/>
          <w:szCs w:val="20"/>
        </w:rPr>
      </w:pPr>
      <w:r w:rsidRPr="00D3576C">
        <w:rPr>
          <w:rFonts w:ascii="Times New Roman" w:eastAsia="Times New Roman" w:hAnsi="Times New Roman" w:cs="Times New Roman"/>
          <w:sz w:val="20"/>
          <w:szCs w:val="20"/>
        </w:rPr>
        <w:t>Instituto de Pesquisa Econômica Aplicada (IPEA)</w:t>
      </w:r>
      <w:r w:rsidR="00F82537" w:rsidRPr="00D3576C">
        <w:rPr>
          <w:rFonts w:ascii="Times New Roman" w:eastAsia="Times New Roman" w:hAnsi="Times New Roman" w:cs="Times New Roman"/>
          <w:sz w:val="20"/>
          <w:szCs w:val="20"/>
        </w:rPr>
        <w:t>,</w:t>
      </w:r>
      <w:r w:rsidRPr="00D3576C">
        <w:rPr>
          <w:rFonts w:ascii="Times New Roman" w:eastAsia="Times New Roman" w:hAnsi="Times New Roman" w:cs="Times New Roman"/>
          <w:sz w:val="20"/>
          <w:szCs w:val="20"/>
        </w:rPr>
        <w:t xml:space="preserve"> 2015. </w:t>
      </w:r>
      <w:r w:rsidR="006035B6" w:rsidRPr="00195FB4">
        <w:rPr>
          <w:rFonts w:ascii="Times New Roman" w:eastAsia="Times New Roman" w:hAnsi="Times New Roman" w:cs="Times New Roman"/>
          <w:i/>
          <w:iCs/>
          <w:sz w:val="20"/>
          <w:szCs w:val="20"/>
        </w:rPr>
        <w:t>Transporte rodoviário no Brasil</w:t>
      </w:r>
      <w:r w:rsidRPr="00D3576C">
        <w:rPr>
          <w:rFonts w:ascii="Times New Roman" w:eastAsia="Times New Roman" w:hAnsi="Times New Roman" w:cs="Times New Roman"/>
          <w:sz w:val="20"/>
          <w:szCs w:val="20"/>
        </w:rPr>
        <w:t>. www.ipea.gov.br/</w:t>
      </w:r>
      <w:proofErr w:type="spellStart"/>
      <w:r w:rsidRPr="00D3576C">
        <w:rPr>
          <w:rFonts w:ascii="Times New Roman" w:eastAsia="Times New Roman" w:hAnsi="Times New Roman" w:cs="Times New Roman"/>
          <w:sz w:val="20"/>
          <w:szCs w:val="20"/>
        </w:rPr>
        <w:t>presen</w:t>
      </w:r>
      <w:r w:rsidR="006035B6" w:rsidRPr="00D3576C">
        <w:rPr>
          <w:rFonts w:ascii="Times New Roman" w:eastAsia="Times New Roman" w:hAnsi="Times New Roman" w:cs="Times New Roman"/>
          <w:sz w:val="20"/>
          <w:szCs w:val="20"/>
        </w:rPr>
        <w:t>c</w:t>
      </w:r>
      <w:r w:rsidRPr="00D3576C">
        <w:rPr>
          <w:rFonts w:ascii="Times New Roman" w:eastAsia="Times New Roman" w:hAnsi="Times New Roman" w:cs="Times New Roman"/>
          <w:sz w:val="20"/>
          <w:szCs w:val="20"/>
        </w:rPr>
        <w:t>a</w:t>
      </w:r>
      <w:proofErr w:type="spellEnd"/>
      <w:r w:rsidRPr="00D3576C">
        <w:rPr>
          <w:rFonts w:ascii="Times New Roman" w:eastAsia="Times New Roman" w:hAnsi="Times New Roman" w:cs="Times New Roman"/>
          <w:sz w:val="20"/>
          <w:szCs w:val="20"/>
        </w:rPr>
        <w:t xml:space="preserve">. </w:t>
      </w:r>
      <w:r w:rsidR="00656966" w:rsidRPr="00D3576C">
        <w:rPr>
          <w:rFonts w:ascii="Times New Roman" w:eastAsia="Times New Roman" w:hAnsi="Times New Roman" w:cs="Times New Roman"/>
          <w:sz w:val="20"/>
          <w:szCs w:val="20"/>
        </w:rPr>
        <w:t>(</w:t>
      </w:r>
      <w:proofErr w:type="spellStart"/>
      <w:r w:rsidR="00656966" w:rsidRPr="00D3576C">
        <w:rPr>
          <w:rFonts w:ascii="Times New Roman" w:eastAsia="Times New Roman" w:hAnsi="Times New Roman" w:cs="Times New Roman"/>
          <w:sz w:val="20"/>
          <w:szCs w:val="20"/>
        </w:rPr>
        <w:t>a</w:t>
      </w:r>
      <w:r w:rsidRPr="00D3576C">
        <w:rPr>
          <w:rFonts w:ascii="Times New Roman" w:eastAsia="Times New Roman" w:hAnsi="Times New Roman" w:cs="Times New Roman"/>
          <w:sz w:val="20"/>
          <w:szCs w:val="20"/>
        </w:rPr>
        <w:t>ccessed</w:t>
      </w:r>
      <w:proofErr w:type="spellEnd"/>
      <w:r w:rsidRPr="00D3576C">
        <w:rPr>
          <w:rFonts w:ascii="Times New Roman" w:eastAsia="Times New Roman" w:hAnsi="Times New Roman" w:cs="Times New Roman"/>
          <w:sz w:val="20"/>
          <w:szCs w:val="20"/>
        </w:rPr>
        <w:t xml:space="preserve"> </w:t>
      </w:r>
      <w:r w:rsidR="00856BD3" w:rsidRPr="00D3576C">
        <w:rPr>
          <w:rFonts w:ascii="Times New Roman" w:eastAsia="Times New Roman" w:hAnsi="Times New Roman" w:cs="Times New Roman"/>
          <w:sz w:val="20"/>
          <w:szCs w:val="20"/>
        </w:rPr>
        <w:t>5</w:t>
      </w:r>
      <w:r w:rsidRPr="00D3576C">
        <w:rPr>
          <w:rFonts w:ascii="Times New Roman" w:eastAsia="Times New Roman" w:hAnsi="Times New Roman" w:cs="Times New Roman"/>
          <w:sz w:val="20"/>
          <w:szCs w:val="20"/>
        </w:rPr>
        <w:t xml:space="preserve"> </w:t>
      </w:r>
      <w:r w:rsidR="00856BD3" w:rsidRPr="00D3576C">
        <w:rPr>
          <w:rFonts w:ascii="Times New Roman" w:eastAsia="Times New Roman" w:hAnsi="Times New Roman" w:cs="Times New Roman"/>
          <w:sz w:val="20"/>
          <w:szCs w:val="20"/>
        </w:rPr>
        <w:t xml:space="preserve">May </w:t>
      </w:r>
      <w:r w:rsidRPr="00D3576C">
        <w:rPr>
          <w:rFonts w:ascii="Times New Roman" w:eastAsia="Times New Roman" w:hAnsi="Times New Roman" w:cs="Times New Roman"/>
          <w:sz w:val="20"/>
          <w:szCs w:val="20"/>
        </w:rPr>
        <w:t>201</w:t>
      </w:r>
      <w:r w:rsidR="00856BD3" w:rsidRPr="00D3576C">
        <w:rPr>
          <w:rFonts w:ascii="Times New Roman" w:eastAsia="Times New Roman" w:hAnsi="Times New Roman" w:cs="Times New Roman"/>
          <w:sz w:val="20"/>
          <w:szCs w:val="20"/>
        </w:rPr>
        <w:t>8</w:t>
      </w:r>
      <w:r w:rsidR="00656966" w:rsidRPr="00D3576C">
        <w:rPr>
          <w:rFonts w:ascii="Times New Roman" w:eastAsia="Times New Roman" w:hAnsi="Times New Roman" w:cs="Times New Roman"/>
          <w:sz w:val="20"/>
          <w:szCs w:val="20"/>
        </w:rPr>
        <w:t>)</w:t>
      </w:r>
      <w:r w:rsidRPr="00D3576C">
        <w:rPr>
          <w:rFonts w:ascii="Times New Roman" w:eastAsia="Times New Roman" w:hAnsi="Times New Roman" w:cs="Times New Roman"/>
          <w:sz w:val="20"/>
          <w:szCs w:val="20"/>
        </w:rPr>
        <w:t>.</w:t>
      </w:r>
    </w:p>
    <w:p w14:paraId="3C9D6A40"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rPr>
      </w:pPr>
    </w:p>
    <w:p w14:paraId="7E01F4A9" w14:textId="747A33A2" w:rsidR="00E771BE" w:rsidRPr="004F3D21" w:rsidRDefault="00527DCE" w:rsidP="00350A90">
      <w:pPr>
        <w:spacing w:after="0" w:line="240" w:lineRule="auto"/>
        <w:rPr>
          <w:rFonts w:ascii="Times New Roman" w:eastAsia="Times New Roman" w:hAnsi="Times New Roman" w:cs="Times New Roman"/>
          <w:sz w:val="20"/>
          <w:szCs w:val="20"/>
          <w:lang w:val="en-US"/>
        </w:rPr>
      </w:pPr>
      <w:r w:rsidRPr="004F3D21">
        <w:rPr>
          <w:rFonts w:ascii="Times New Roman" w:eastAsia="Times New Roman" w:hAnsi="Times New Roman" w:cs="Times New Roman"/>
          <w:sz w:val="20"/>
          <w:szCs w:val="20"/>
        </w:rPr>
        <w:t xml:space="preserve">Instituto Nacional de Meteorologia (INMET). </w:t>
      </w:r>
      <w:r w:rsidR="00656966" w:rsidRPr="00195FB4">
        <w:rPr>
          <w:rFonts w:ascii="Times New Roman" w:eastAsia="Times New Roman" w:hAnsi="Times New Roman" w:cs="Times New Roman"/>
          <w:i/>
          <w:iCs/>
          <w:sz w:val="20"/>
          <w:szCs w:val="20"/>
        </w:rPr>
        <w:t>BDMEP - Banco de Dados Meteorológicos para Ensino e Pesquisa</w:t>
      </w:r>
      <w:r w:rsidRPr="004F3D21">
        <w:rPr>
          <w:rFonts w:ascii="Times New Roman" w:eastAsia="Times New Roman" w:hAnsi="Times New Roman" w:cs="Times New Roman"/>
          <w:sz w:val="20"/>
          <w:szCs w:val="20"/>
        </w:rPr>
        <w:t xml:space="preserve">. </w:t>
      </w:r>
      <w:hyperlink r:id="rId24" w:history="1">
        <w:r w:rsidR="00656966" w:rsidRPr="004F3D21">
          <w:rPr>
            <w:rFonts w:ascii="Times New Roman" w:eastAsia="Times New Roman" w:hAnsi="Times New Roman" w:cs="Times New Roman"/>
            <w:sz w:val="20"/>
            <w:szCs w:val="20"/>
            <w:lang w:val="en-US"/>
          </w:rPr>
          <w:t>http://www.inmet.gov.br/portal/index.php?r=bdmep/bdmep</w:t>
        </w:r>
      </w:hyperlink>
      <w:r w:rsidR="00656966" w:rsidRPr="004F3D21">
        <w:rPr>
          <w:rFonts w:ascii="Times New Roman" w:eastAsia="Times New Roman" w:hAnsi="Times New Roman" w:cs="Times New Roman"/>
          <w:sz w:val="20"/>
          <w:szCs w:val="20"/>
          <w:lang w:val="en-US"/>
        </w:rPr>
        <w:t xml:space="preserve"> (a</w:t>
      </w:r>
      <w:r w:rsidRPr="004F3D21">
        <w:rPr>
          <w:rFonts w:ascii="Times New Roman" w:eastAsia="Times New Roman" w:hAnsi="Times New Roman" w:cs="Times New Roman"/>
          <w:sz w:val="20"/>
          <w:szCs w:val="20"/>
          <w:lang w:val="en-US"/>
        </w:rPr>
        <w:t xml:space="preserve">ccessed 12 </w:t>
      </w:r>
      <w:r w:rsidR="00656966" w:rsidRPr="004F3D21">
        <w:rPr>
          <w:rFonts w:ascii="Times New Roman" w:eastAsia="Times New Roman" w:hAnsi="Times New Roman" w:cs="Times New Roman"/>
          <w:sz w:val="20"/>
          <w:szCs w:val="20"/>
          <w:lang w:val="en-US"/>
        </w:rPr>
        <w:t>J</w:t>
      </w:r>
      <w:r w:rsidRPr="004F3D21">
        <w:rPr>
          <w:rFonts w:ascii="Times New Roman" w:eastAsia="Times New Roman" w:hAnsi="Times New Roman" w:cs="Times New Roman"/>
          <w:sz w:val="20"/>
          <w:szCs w:val="20"/>
          <w:lang w:val="en-US"/>
        </w:rPr>
        <w:t>une 2018</w:t>
      </w:r>
      <w:r w:rsidR="00656966"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w:t>
      </w:r>
    </w:p>
    <w:p w14:paraId="2C13E850"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12C414B7" w14:textId="3E42C66A" w:rsidR="00E771BE" w:rsidRPr="00D3576C" w:rsidRDefault="00527DCE" w:rsidP="00350A90">
      <w:pPr>
        <w:spacing w:after="0" w:line="240" w:lineRule="auto"/>
        <w:rPr>
          <w:rFonts w:ascii="Times New Roman" w:eastAsia="Times New Roman" w:hAnsi="Times New Roman" w:cs="Times New Roman"/>
          <w:sz w:val="20"/>
          <w:szCs w:val="20"/>
          <w:lang w:val="en-US"/>
        </w:rPr>
      </w:pPr>
      <w:r w:rsidRPr="00D3576C">
        <w:rPr>
          <w:rFonts w:ascii="Times New Roman" w:eastAsia="Times New Roman" w:hAnsi="Times New Roman" w:cs="Times New Roman"/>
          <w:sz w:val="20"/>
          <w:szCs w:val="20"/>
          <w:lang w:val="en-US"/>
        </w:rPr>
        <w:t>Jaeger, J.A.G., Bowman</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J., Brennan</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J., </w:t>
      </w:r>
      <w:proofErr w:type="spellStart"/>
      <w:r w:rsidRPr="00D3576C">
        <w:rPr>
          <w:rFonts w:ascii="Times New Roman" w:eastAsia="Times New Roman" w:hAnsi="Times New Roman" w:cs="Times New Roman"/>
          <w:sz w:val="20"/>
          <w:szCs w:val="20"/>
          <w:lang w:val="en-US"/>
        </w:rPr>
        <w:t>Fahrig</w:t>
      </w:r>
      <w:proofErr w:type="spellEnd"/>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L., Bert</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D., Bouchard</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J., Charbonneau</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N., Frank</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K., Gruber</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B., Von </w:t>
      </w:r>
      <w:proofErr w:type="spellStart"/>
      <w:r w:rsidRPr="00D3576C">
        <w:rPr>
          <w:rFonts w:ascii="Times New Roman" w:eastAsia="Times New Roman" w:hAnsi="Times New Roman" w:cs="Times New Roman"/>
          <w:sz w:val="20"/>
          <w:szCs w:val="20"/>
          <w:lang w:val="en-US"/>
        </w:rPr>
        <w:t>Toschanowitz</w:t>
      </w:r>
      <w:proofErr w:type="spellEnd"/>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K.T</w:t>
      </w:r>
      <w:r w:rsidR="00DE1A3B" w:rsidRPr="00D3576C">
        <w:rPr>
          <w:rFonts w:ascii="Times New Roman" w:eastAsia="Times New Roman" w:hAnsi="Times New Roman" w:cs="Times New Roman"/>
          <w:sz w:val="20"/>
          <w:szCs w:val="20"/>
          <w:lang w:val="en-US"/>
        </w:rPr>
        <w:t>.</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2005. Predicting when animal populations are at risk from roads: an interactive model of road avoidance behavior</w:t>
      </w:r>
      <w:r w:rsidRPr="00195FB4">
        <w:rPr>
          <w:rFonts w:ascii="Times New Roman" w:eastAsia="Times New Roman" w:hAnsi="Times New Roman" w:cs="Times New Roman"/>
          <w:i/>
          <w:iCs/>
          <w:sz w:val="20"/>
          <w:szCs w:val="20"/>
          <w:lang w:val="en-US"/>
        </w:rPr>
        <w:t xml:space="preserve">. </w:t>
      </w:r>
      <w:proofErr w:type="spellStart"/>
      <w:r w:rsidR="006035B6" w:rsidRPr="00195FB4">
        <w:rPr>
          <w:rFonts w:ascii="Times New Roman" w:eastAsia="Times New Roman" w:hAnsi="Times New Roman" w:cs="Times New Roman"/>
          <w:i/>
          <w:iCs/>
          <w:sz w:val="20"/>
          <w:szCs w:val="20"/>
          <w:lang w:val="en-US"/>
        </w:rPr>
        <w:t>Ecol</w:t>
      </w:r>
      <w:proofErr w:type="spellEnd"/>
      <w:r w:rsidR="006035B6" w:rsidRPr="00195FB4">
        <w:rPr>
          <w:rFonts w:ascii="Times New Roman" w:eastAsia="Times New Roman" w:hAnsi="Times New Roman" w:cs="Times New Roman"/>
          <w:i/>
          <w:iCs/>
          <w:sz w:val="20"/>
          <w:szCs w:val="20"/>
          <w:lang w:val="en-US"/>
        </w:rPr>
        <w:t xml:space="preserve"> Modell</w:t>
      </w:r>
      <w:r w:rsidRPr="00D3576C">
        <w:rPr>
          <w:rFonts w:ascii="Times New Roman" w:eastAsia="Times New Roman" w:hAnsi="Times New Roman" w:cs="Times New Roman"/>
          <w:sz w:val="20"/>
          <w:szCs w:val="20"/>
          <w:lang w:val="en-US"/>
        </w:rPr>
        <w:t xml:space="preserve">. 185, 329–348. </w:t>
      </w:r>
      <w:hyperlink r:id="rId25">
        <w:r w:rsidRPr="00D3576C">
          <w:rPr>
            <w:rFonts w:ascii="Times New Roman" w:eastAsia="Times New Roman" w:hAnsi="Times New Roman" w:cs="Times New Roman"/>
            <w:sz w:val="20"/>
            <w:szCs w:val="20"/>
            <w:lang w:val="en-US"/>
          </w:rPr>
          <w:t>https://doi.org/10.1016/j.ecolmodel.2004.12.015</w:t>
        </w:r>
      </w:hyperlink>
      <w:r w:rsidRPr="00D3576C">
        <w:rPr>
          <w:rFonts w:ascii="Times New Roman" w:eastAsia="Times New Roman" w:hAnsi="Times New Roman" w:cs="Times New Roman"/>
          <w:sz w:val="20"/>
          <w:szCs w:val="20"/>
          <w:lang w:val="en-US"/>
        </w:rPr>
        <w:t>.</w:t>
      </w:r>
    </w:p>
    <w:p w14:paraId="5DFFD481" w14:textId="3A88333A" w:rsidR="00F9461A" w:rsidRPr="00D3576C" w:rsidRDefault="00F9461A" w:rsidP="00350A90">
      <w:pPr>
        <w:spacing w:after="0" w:line="240" w:lineRule="auto"/>
        <w:rPr>
          <w:rFonts w:ascii="Times New Roman" w:eastAsia="Times New Roman" w:hAnsi="Times New Roman" w:cs="Times New Roman"/>
          <w:sz w:val="20"/>
          <w:szCs w:val="20"/>
          <w:highlight w:val="yellow"/>
          <w:lang w:val="en-US"/>
        </w:rPr>
      </w:pPr>
    </w:p>
    <w:p w14:paraId="16221429" w14:textId="1F1AA195" w:rsidR="00F9461A" w:rsidRPr="004F3D21" w:rsidRDefault="00F9461A"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lang w:val="en-US"/>
        </w:rPr>
        <w:t xml:space="preserve">Levine, N., 2000. </w:t>
      </w:r>
      <w:proofErr w:type="spellStart"/>
      <w:r w:rsidRPr="00195FB4">
        <w:rPr>
          <w:rFonts w:ascii="Times New Roman" w:eastAsia="Times New Roman" w:hAnsi="Times New Roman" w:cs="Times New Roman"/>
          <w:i/>
          <w:iCs/>
          <w:sz w:val="20"/>
          <w:szCs w:val="20"/>
          <w:lang w:val="en-US"/>
        </w:rPr>
        <w:t>CrimeStat</w:t>
      </w:r>
      <w:proofErr w:type="spellEnd"/>
      <w:r w:rsidRPr="004F3D21">
        <w:rPr>
          <w:rFonts w:ascii="Times New Roman" w:eastAsia="Times New Roman" w:hAnsi="Times New Roman" w:cs="Times New Roman"/>
          <w:sz w:val="20"/>
          <w:szCs w:val="20"/>
          <w:lang w:val="en-US"/>
        </w:rPr>
        <w:t xml:space="preserve">: a spatial statistics program for the analysis of crime incident locations. </w:t>
      </w:r>
      <w:r w:rsidRPr="004F3D21">
        <w:rPr>
          <w:rFonts w:ascii="Times New Roman" w:eastAsia="Times New Roman" w:hAnsi="Times New Roman" w:cs="Times New Roman"/>
          <w:sz w:val="20"/>
          <w:szCs w:val="20"/>
        </w:rPr>
        <w:t xml:space="preserve">Ned Levine &amp; Associates, </w:t>
      </w:r>
      <w:proofErr w:type="spellStart"/>
      <w:r w:rsidRPr="004F3D21">
        <w:rPr>
          <w:rFonts w:ascii="Times New Roman" w:eastAsia="Times New Roman" w:hAnsi="Times New Roman" w:cs="Times New Roman"/>
          <w:sz w:val="20"/>
          <w:szCs w:val="20"/>
        </w:rPr>
        <w:t>Annandale</w:t>
      </w:r>
      <w:proofErr w:type="spellEnd"/>
      <w:r w:rsidRPr="004F3D21">
        <w:rPr>
          <w:rFonts w:ascii="Times New Roman" w:eastAsia="Times New Roman" w:hAnsi="Times New Roman" w:cs="Times New Roman"/>
          <w:sz w:val="20"/>
          <w:szCs w:val="20"/>
        </w:rPr>
        <w:t>, Virginia.</w:t>
      </w:r>
    </w:p>
    <w:p w14:paraId="075B672F"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rPr>
      </w:pPr>
    </w:p>
    <w:p w14:paraId="58921A1D" w14:textId="50E5EE02" w:rsidR="00E771BE" w:rsidRPr="00FC0474" w:rsidRDefault="00527DCE" w:rsidP="00350A90">
      <w:pPr>
        <w:spacing w:after="0" w:line="240" w:lineRule="auto"/>
        <w:rPr>
          <w:rFonts w:ascii="Times New Roman" w:eastAsia="Times New Roman" w:hAnsi="Times New Roman" w:cs="Times New Roman"/>
          <w:sz w:val="20"/>
          <w:szCs w:val="20"/>
          <w:lang w:val="en-US"/>
        </w:rPr>
      </w:pPr>
      <w:r w:rsidRPr="004F3D21">
        <w:rPr>
          <w:rFonts w:ascii="Times New Roman" w:eastAsia="Times New Roman" w:hAnsi="Times New Roman" w:cs="Times New Roman"/>
          <w:sz w:val="20"/>
          <w:szCs w:val="20"/>
        </w:rPr>
        <w:t xml:space="preserve">Marinho, P.H., Bezerra, D., </w:t>
      </w:r>
      <w:proofErr w:type="spellStart"/>
      <w:r w:rsidRPr="004F3D21">
        <w:rPr>
          <w:rFonts w:ascii="Times New Roman" w:eastAsia="Times New Roman" w:hAnsi="Times New Roman" w:cs="Times New Roman"/>
          <w:sz w:val="20"/>
          <w:szCs w:val="20"/>
        </w:rPr>
        <w:t>Antongiovanni</w:t>
      </w:r>
      <w:proofErr w:type="spellEnd"/>
      <w:r w:rsidRPr="004F3D21">
        <w:rPr>
          <w:rFonts w:ascii="Times New Roman" w:eastAsia="Times New Roman" w:hAnsi="Times New Roman" w:cs="Times New Roman"/>
          <w:sz w:val="20"/>
          <w:szCs w:val="20"/>
        </w:rPr>
        <w:t xml:space="preserve">, M., Fonseca, C.R., </w:t>
      </w:r>
      <w:proofErr w:type="spellStart"/>
      <w:r w:rsidRPr="004F3D21">
        <w:rPr>
          <w:rFonts w:ascii="Times New Roman" w:eastAsia="Times New Roman" w:hAnsi="Times New Roman" w:cs="Times New Roman"/>
          <w:sz w:val="20"/>
          <w:szCs w:val="20"/>
        </w:rPr>
        <w:t>Venticinque</w:t>
      </w:r>
      <w:proofErr w:type="spellEnd"/>
      <w:r w:rsidR="0001260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E.M</w:t>
      </w:r>
      <w:r w:rsidR="00DE1A3B" w:rsidRPr="004F3D21">
        <w:rPr>
          <w:rFonts w:ascii="Times New Roman" w:eastAsia="Times New Roman" w:hAnsi="Times New Roman" w:cs="Times New Roman"/>
          <w:sz w:val="20"/>
          <w:szCs w:val="20"/>
        </w:rPr>
        <w:t>.</w:t>
      </w:r>
      <w:r w:rsidR="0001260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2018. Mamíferos de médio e grande porte da caatinga do Rio Grande do Norte, Nordeste do Brasil. </w:t>
      </w:r>
      <w:proofErr w:type="spellStart"/>
      <w:r w:rsidR="006035B6" w:rsidRPr="00195FB4">
        <w:rPr>
          <w:rFonts w:ascii="Times New Roman" w:eastAsia="Times New Roman" w:hAnsi="Times New Roman" w:cs="Times New Roman"/>
          <w:i/>
          <w:iCs/>
          <w:sz w:val="20"/>
          <w:szCs w:val="20"/>
          <w:lang w:val="en-US"/>
        </w:rPr>
        <w:t>Mastozool</w:t>
      </w:r>
      <w:proofErr w:type="spellEnd"/>
      <w:r w:rsidR="006035B6" w:rsidRPr="00195FB4">
        <w:rPr>
          <w:rFonts w:ascii="Times New Roman" w:eastAsia="Times New Roman" w:hAnsi="Times New Roman" w:cs="Times New Roman"/>
          <w:i/>
          <w:iCs/>
          <w:sz w:val="20"/>
          <w:szCs w:val="20"/>
          <w:lang w:val="en-US"/>
        </w:rPr>
        <w:t xml:space="preserve"> </w:t>
      </w:r>
      <w:proofErr w:type="spellStart"/>
      <w:r w:rsidR="006035B6" w:rsidRPr="00195FB4">
        <w:rPr>
          <w:rFonts w:ascii="Times New Roman" w:eastAsia="Times New Roman" w:hAnsi="Times New Roman" w:cs="Times New Roman"/>
          <w:i/>
          <w:iCs/>
          <w:sz w:val="20"/>
          <w:szCs w:val="20"/>
          <w:lang w:val="en-US"/>
        </w:rPr>
        <w:t>Neotrop</w:t>
      </w:r>
      <w:proofErr w:type="spellEnd"/>
      <w:r w:rsidR="00656966" w:rsidRPr="00FC0474">
        <w:rPr>
          <w:rFonts w:ascii="Times New Roman" w:eastAsia="Times New Roman" w:hAnsi="Times New Roman" w:cs="Times New Roman"/>
          <w:sz w:val="20"/>
          <w:szCs w:val="20"/>
          <w:lang w:val="en-US"/>
        </w:rPr>
        <w:t>.</w:t>
      </w:r>
      <w:r w:rsidRPr="00FC0474">
        <w:rPr>
          <w:rFonts w:ascii="Times New Roman" w:eastAsia="Times New Roman" w:hAnsi="Times New Roman" w:cs="Times New Roman"/>
          <w:sz w:val="20"/>
          <w:szCs w:val="20"/>
          <w:lang w:val="en-US"/>
        </w:rPr>
        <w:t xml:space="preserve"> https://doi.org/10.31687/saremMN.18.25.2.0.15.</w:t>
      </w:r>
    </w:p>
    <w:p w14:paraId="1FE8A256" w14:textId="77777777" w:rsidR="006E266D" w:rsidRPr="00FC0474" w:rsidRDefault="006E266D" w:rsidP="00350A90">
      <w:pPr>
        <w:spacing w:after="0" w:line="240" w:lineRule="auto"/>
        <w:rPr>
          <w:rFonts w:ascii="Times New Roman" w:eastAsia="Times New Roman" w:hAnsi="Times New Roman" w:cs="Times New Roman"/>
          <w:sz w:val="20"/>
          <w:szCs w:val="20"/>
          <w:lang w:val="en-US"/>
        </w:rPr>
      </w:pPr>
    </w:p>
    <w:p w14:paraId="7800B288" w14:textId="72FB8520" w:rsidR="00E771BE" w:rsidRPr="00FC0474" w:rsidRDefault="006E266D" w:rsidP="00350A90">
      <w:pPr>
        <w:spacing w:after="0" w:line="240" w:lineRule="auto"/>
        <w:rPr>
          <w:rFonts w:ascii="Times New Roman" w:eastAsia="Times New Roman" w:hAnsi="Times New Roman" w:cs="Times New Roman"/>
          <w:sz w:val="20"/>
          <w:szCs w:val="20"/>
          <w:lang w:val="en-US"/>
        </w:rPr>
      </w:pPr>
      <w:r w:rsidRPr="00FC0474">
        <w:rPr>
          <w:rFonts w:ascii="Times New Roman" w:eastAsia="Times New Roman" w:hAnsi="Times New Roman" w:cs="Times New Roman"/>
          <w:sz w:val="20"/>
          <w:szCs w:val="20"/>
          <w:lang w:val="en-US"/>
        </w:rPr>
        <w:t xml:space="preserve">Miles, </w:t>
      </w:r>
      <w:r w:rsidR="00DE3BDC" w:rsidRPr="00FC0474">
        <w:rPr>
          <w:rFonts w:ascii="Times New Roman" w:eastAsia="Times New Roman" w:hAnsi="Times New Roman" w:cs="Times New Roman"/>
          <w:sz w:val="20"/>
          <w:szCs w:val="20"/>
          <w:lang w:val="en-US"/>
        </w:rPr>
        <w:t xml:space="preserve">L., Newton, A. C., </w:t>
      </w:r>
      <w:proofErr w:type="spellStart"/>
      <w:r w:rsidR="00DE3BDC" w:rsidRPr="00FC0474">
        <w:rPr>
          <w:rFonts w:ascii="Times New Roman" w:eastAsia="Times New Roman" w:hAnsi="Times New Roman" w:cs="Times New Roman"/>
          <w:sz w:val="20"/>
          <w:szCs w:val="20"/>
          <w:lang w:val="en-US"/>
        </w:rPr>
        <w:t>DeFries</w:t>
      </w:r>
      <w:proofErr w:type="spellEnd"/>
      <w:r w:rsidR="00DE3BDC" w:rsidRPr="00FC0474">
        <w:rPr>
          <w:rFonts w:ascii="Times New Roman" w:eastAsia="Times New Roman" w:hAnsi="Times New Roman" w:cs="Times New Roman"/>
          <w:sz w:val="20"/>
          <w:szCs w:val="20"/>
          <w:lang w:val="en-US"/>
        </w:rPr>
        <w:t xml:space="preserve">, R. S., </w:t>
      </w:r>
      <w:proofErr w:type="spellStart"/>
      <w:r w:rsidR="00DE3BDC" w:rsidRPr="00FC0474">
        <w:rPr>
          <w:rFonts w:ascii="Times New Roman" w:eastAsia="Times New Roman" w:hAnsi="Times New Roman" w:cs="Times New Roman"/>
          <w:sz w:val="20"/>
          <w:szCs w:val="20"/>
          <w:lang w:val="en-US"/>
        </w:rPr>
        <w:t>Ravilious</w:t>
      </w:r>
      <w:proofErr w:type="spellEnd"/>
      <w:r w:rsidR="00DE3BDC" w:rsidRPr="00FC0474">
        <w:rPr>
          <w:rFonts w:ascii="Times New Roman" w:eastAsia="Times New Roman" w:hAnsi="Times New Roman" w:cs="Times New Roman"/>
          <w:sz w:val="20"/>
          <w:szCs w:val="20"/>
          <w:lang w:val="en-US"/>
        </w:rPr>
        <w:t xml:space="preserve">, C., May, I., Blyth, S., </w:t>
      </w:r>
      <w:proofErr w:type="spellStart"/>
      <w:r w:rsidR="00DE3BDC" w:rsidRPr="00FC0474">
        <w:rPr>
          <w:rFonts w:ascii="Times New Roman" w:eastAsia="Times New Roman" w:hAnsi="Times New Roman" w:cs="Times New Roman"/>
          <w:sz w:val="20"/>
          <w:szCs w:val="20"/>
          <w:lang w:val="en-US"/>
        </w:rPr>
        <w:t>Kapos</w:t>
      </w:r>
      <w:proofErr w:type="spellEnd"/>
      <w:r w:rsidR="00DE3BDC" w:rsidRPr="00FC0474">
        <w:rPr>
          <w:rFonts w:ascii="Times New Roman" w:eastAsia="Times New Roman" w:hAnsi="Times New Roman" w:cs="Times New Roman"/>
          <w:sz w:val="20"/>
          <w:szCs w:val="20"/>
          <w:lang w:val="en-US"/>
        </w:rPr>
        <w:t xml:space="preserve">, V., </w:t>
      </w:r>
      <w:r w:rsidR="000932D3" w:rsidRPr="00FC0474">
        <w:rPr>
          <w:rFonts w:ascii="Times New Roman" w:eastAsia="Times New Roman" w:hAnsi="Times New Roman" w:cs="Times New Roman"/>
          <w:sz w:val="20"/>
          <w:szCs w:val="20"/>
          <w:lang w:val="en-US"/>
        </w:rPr>
        <w:t>Gordon, J. E.</w:t>
      </w:r>
      <w:r w:rsidR="00FF048B" w:rsidRPr="00FC0474">
        <w:rPr>
          <w:rFonts w:ascii="Times New Roman" w:eastAsia="Times New Roman" w:hAnsi="Times New Roman" w:cs="Times New Roman"/>
          <w:sz w:val="20"/>
          <w:szCs w:val="20"/>
          <w:lang w:val="en-US"/>
        </w:rPr>
        <w:t>,</w:t>
      </w:r>
      <w:r w:rsidR="000932D3" w:rsidRPr="00FC0474">
        <w:rPr>
          <w:rFonts w:ascii="Times New Roman" w:eastAsia="Times New Roman" w:hAnsi="Times New Roman" w:cs="Times New Roman"/>
          <w:sz w:val="20"/>
          <w:szCs w:val="20"/>
          <w:lang w:val="en-US"/>
        </w:rPr>
        <w:t xml:space="preserve"> 2006.</w:t>
      </w:r>
      <w:r w:rsidR="00FF048B" w:rsidRPr="00FC0474">
        <w:rPr>
          <w:rFonts w:ascii="Times New Roman" w:eastAsia="Times New Roman" w:hAnsi="Times New Roman" w:cs="Times New Roman"/>
          <w:sz w:val="20"/>
          <w:szCs w:val="20"/>
          <w:lang w:val="en-US"/>
        </w:rPr>
        <w:t xml:space="preserve"> </w:t>
      </w:r>
      <w:r w:rsidR="002B6D08" w:rsidRPr="00FC0474">
        <w:rPr>
          <w:rFonts w:ascii="Times New Roman" w:eastAsia="Times New Roman" w:hAnsi="Times New Roman" w:cs="Times New Roman"/>
          <w:sz w:val="20"/>
          <w:szCs w:val="20"/>
          <w:lang w:val="en-US"/>
        </w:rPr>
        <w:t xml:space="preserve">A global overview </w:t>
      </w:r>
      <w:proofErr w:type="spellStart"/>
      <w:r w:rsidR="002B6D08" w:rsidRPr="00FC0474">
        <w:rPr>
          <w:rFonts w:ascii="Times New Roman" w:eastAsia="Times New Roman" w:hAnsi="Times New Roman" w:cs="Times New Roman"/>
          <w:sz w:val="20"/>
          <w:szCs w:val="20"/>
          <w:lang w:val="en-US"/>
        </w:rPr>
        <w:t>oh</w:t>
      </w:r>
      <w:proofErr w:type="spellEnd"/>
      <w:r w:rsidR="002B6D08" w:rsidRPr="00FC0474">
        <w:rPr>
          <w:rFonts w:ascii="Times New Roman" w:eastAsia="Times New Roman" w:hAnsi="Times New Roman" w:cs="Times New Roman"/>
          <w:sz w:val="20"/>
          <w:szCs w:val="20"/>
          <w:lang w:val="en-US"/>
        </w:rPr>
        <w:t xml:space="preserve"> the conservation status of tropical dry </w:t>
      </w:r>
      <w:proofErr w:type="spellStart"/>
      <w:r w:rsidR="002B6D08" w:rsidRPr="00FC0474">
        <w:rPr>
          <w:rFonts w:ascii="Times New Roman" w:eastAsia="Times New Roman" w:hAnsi="Times New Roman" w:cs="Times New Roman"/>
          <w:sz w:val="20"/>
          <w:szCs w:val="20"/>
          <w:lang w:val="en-US"/>
        </w:rPr>
        <w:t>florest</w:t>
      </w:r>
      <w:proofErr w:type="spellEnd"/>
      <w:r w:rsidR="002B6D08" w:rsidRPr="00FC0474">
        <w:rPr>
          <w:rFonts w:ascii="Times New Roman" w:eastAsia="Times New Roman" w:hAnsi="Times New Roman" w:cs="Times New Roman"/>
          <w:sz w:val="20"/>
          <w:szCs w:val="20"/>
          <w:lang w:val="en-US"/>
        </w:rPr>
        <w:t xml:space="preserve">. </w:t>
      </w:r>
      <w:r w:rsidR="00FF048B" w:rsidRPr="00195FB4">
        <w:rPr>
          <w:rFonts w:ascii="Times New Roman" w:eastAsia="Times New Roman" w:hAnsi="Times New Roman" w:cs="Times New Roman"/>
          <w:i/>
          <w:iCs/>
          <w:sz w:val="20"/>
          <w:szCs w:val="20"/>
          <w:lang w:val="en-US"/>
        </w:rPr>
        <w:t xml:space="preserve">Journal of </w:t>
      </w:r>
      <w:proofErr w:type="spellStart"/>
      <w:r w:rsidR="00FF048B" w:rsidRPr="00195FB4">
        <w:rPr>
          <w:rFonts w:ascii="Times New Roman" w:eastAsia="Times New Roman" w:hAnsi="Times New Roman" w:cs="Times New Roman"/>
          <w:i/>
          <w:iCs/>
          <w:sz w:val="20"/>
          <w:szCs w:val="20"/>
          <w:lang w:val="en-US"/>
        </w:rPr>
        <w:t>Biogragraphy</w:t>
      </w:r>
      <w:proofErr w:type="spellEnd"/>
      <w:r w:rsidR="002B6D08" w:rsidRPr="00FC0474">
        <w:rPr>
          <w:rFonts w:ascii="Times New Roman" w:eastAsia="Times New Roman" w:hAnsi="Times New Roman" w:cs="Times New Roman"/>
          <w:sz w:val="20"/>
          <w:szCs w:val="20"/>
          <w:lang w:val="en-US"/>
        </w:rPr>
        <w:t xml:space="preserve">, </w:t>
      </w:r>
      <w:r w:rsidR="00321096" w:rsidRPr="00FC0474">
        <w:rPr>
          <w:rFonts w:ascii="Times New Roman" w:eastAsia="Times New Roman" w:hAnsi="Times New Roman" w:cs="Times New Roman"/>
          <w:sz w:val="20"/>
          <w:szCs w:val="20"/>
          <w:lang w:val="en-US"/>
        </w:rPr>
        <w:t>33, 491-505</w:t>
      </w:r>
      <w:r w:rsidR="00DF2936" w:rsidRPr="00FC0474">
        <w:rPr>
          <w:rFonts w:ascii="Times New Roman" w:eastAsia="Times New Roman" w:hAnsi="Times New Roman" w:cs="Times New Roman"/>
          <w:sz w:val="20"/>
          <w:szCs w:val="20"/>
          <w:lang w:val="en-US"/>
        </w:rPr>
        <w:t xml:space="preserve">. </w:t>
      </w:r>
      <w:r w:rsidR="00321096" w:rsidRPr="00FC0474">
        <w:rPr>
          <w:rFonts w:ascii="Times New Roman" w:eastAsia="Times New Roman" w:hAnsi="Times New Roman" w:cs="Times New Roman"/>
          <w:sz w:val="20"/>
          <w:szCs w:val="20"/>
          <w:lang w:val="en-US"/>
        </w:rPr>
        <w:t>doi.10.1111/j.1365-2699.2005.</w:t>
      </w:r>
      <w:r w:rsidR="00AB3257">
        <w:rPr>
          <w:rFonts w:ascii="Times New Roman" w:eastAsia="Times New Roman" w:hAnsi="Times New Roman" w:cs="Times New Roman"/>
          <w:sz w:val="20"/>
          <w:szCs w:val="20"/>
          <w:lang w:val="en-US"/>
        </w:rPr>
        <w:t xml:space="preserve"> </w:t>
      </w:r>
      <w:r w:rsidR="00321096" w:rsidRPr="00FC0474">
        <w:rPr>
          <w:rFonts w:ascii="Times New Roman" w:eastAsia="Times New Roman" w:hAnsi="Times New Roman" w:cs="Times New Roman"/>
          <w:sz w:val="20"/>
          <w:szCs w:val="20"/>
          <w:lang w:val="en-US"/>
        </w:rPr>
        <w:t>01424.x</w:t>
      </w:r>
    </w:p>
    <w:p w14:paraId="57D7B2F1" w14:textId="77777777" w:rsidR="006E266D" w:rsidRPr="00FC0474" w:rsidRDefault="006E266D" w:rsidP="00350A90">
      <w:pPr>
        <w:spacing w:after="0" w:line="240" w:lineRule="auto"/>
        <w:rPr>
          <w:rFonts w:ascii="Times New Roman" w:eastAsia="Times New Roman" w:hAnsi="Times New Roman" w:cs="Times New Roman"/>
          <w:sz w:val="20"/>
          <w:szCs w:val="20"/>
          <w:highlight w:val="yellow"/>
          <w:lang w:val="en-US"/>
        </w:rPr>
      </w:pPr>
    </w:p>
    <w:p w14:paraId="4DCE101B" w14:textId="6E0D7C79" w:rsidR="00E771BE" w:rsidRPr="004F3D21" w:rsidRDefault="00527DCE" w:rsidP="00350A90">
      <w:pPr>
        <w:spacing w:after="0" w:line="240" w:lineRule="auto"/>
        <w:rPr>
          <w:rFonts w:ascii="Times New Roman" w:eastAsia="Times New Roman" w:hAnsi="Times New Roman" w:cs="Times New Roman"/>
          <w:sz w:val="20"/>
          <w:szCs w:val="20"/>
        </w:rPr>
      </w:pPr>
      <w:r w:rsidRPr="00FC0474">
        <w:rPr>
          <w:rFonts w:ascii="Times New Roman" w:eastAsia="Times New Roman" w:hAnsi="Times New Roman" w:cs="Times New Roman"/>
          <w:sz w:val="20"/>
          <w:szCs w:val="20"/>
          <w:lang w:val="en-US"/>
        </w:rPr>
        <w:t>Moro, M.F., Macedo, M.B., Moura-</w:t>
      </w:r>
      <w:proofErr w:type="spellStart"/>
      <w:r w:rsidRPr="00FC0474">
        <w:rPr>
          <w:rFonts w:ascii="Times New Roman" w:eastAsia="Times New Roman" w:hAnsi="Times New Roman" w:cs="Times New Roman"/>
          <w:sz w:val="20"/>
          <w:szCs w:val="20"/>
          <w:lang w:val="en-US"/>
        </w:rPr>
        <w:t>Fé</w:t>
      </w:r>
      <w:proofErr w:type="spellEnd"/>
      <w:r w:rsidRPr="00FC0474">
        <w:rPr>
          <w:rFonts w:ascii="Times New Roman" w:eastAsia="Times New Roman" w:hAnsi="Times New Roman" w:cs="Times New Roman"/>
          <w:sz w:val="20"/>
          <w:szCs w:val="20"/>
          <w:lang w:val="en-US"/>
        </w:rPr>
        <w:t>, M.M., Castro, A.S.F., Costa, R.C</w:t>
      </w:r>
      <w:r w:rsidR="00DE1A3B" w:rsidRPr="00FC0474">
        <w:rPr>
          <w:rFonts w:ascii="Times New Roman" w:eastAsia="Times New Roman" w:hAnsi="Times New Roman" w:cs="Times New Roman"/>
          <w:sz w:val="20"/>
          <w:szCs w:val="20"/>
          <w:lang w:val="en-US"/>
        </w:rPr>
        <w:t>.</w:t>
      </w:r>
      <w:r w:rsidR="0001260C" w:rsidRPr="00FC0474">
        <w:rPr>
          <w:rFonts w:ascii="Times New Roman" w:eastAsia="Times New Roman" w:hAnsi="Times New Roman" w:cs="Times New Roman"/>
          <w:sz w:val="20"/>
          <w:szCs w:val="20"/>
          <w:lang w:val="en-US"/>
        </w:rPr>
        <w:t>,</w:t>
      </w:r>
      <w:r w:rsidRPr="00FC0474">
        <w:rPr>
          <w:rFonts w:ascii="Times New Roman" w:eastAsia="Times New Roman" w:hAnsi="Times New Roman" w:cs="Times New Roman"/>
          <w:sz w:val="20"/>
          <w:szCs w:val="20"/>
          <w:lang w:val="en-US"/>
        </w:rPr>
        <w:t xml:space="preserve"> 2015. </w:t>
      </w:r>
      <w:r w:rsidRPr="004F3D21">
        <w:rPr>
          <w:rFonts w:ascii="Times New Roman" w:eastAsia="Times New Roman" w:hAnsi="Times New Roman" w:cs="Times New Roman"/>
          <w:sz w:val="20"/>
          <w:szCs w:val="20"/>
        </w:rPr>
        <w:t xml:space="preserve">Vegetação, unidades </w:t>
      </w:r>
      <w:proofErr w:type="spellStart"/>
      <w:r w:rsidRPr="004F3D21">
        <w:rPr>
          <w:rFonts w:ascii="Times New Roman" w:eastAsia="Times New Roman" w:hAnsi="Times New Roman" w:cs="Times New Roman"/>
          <w:sz w:val="20"/>
          <w:szCs w:val="20"/>
        </w:rPr>
        <w:t>fitoecológicas</w:t>
      </w:r>
      <w:proofErr w:type="spellEnd"/>
      <w:r w:rsidRPr="004F3D21">
        <w:rPr>
          <w:rFonts w:ascii="Times New Roman" w:eastAsia="Times New Roman" w:hAnsi="Times New Roman" w:cs="Times New Roman"/>
          <w:sz w:val="20"/>
          <w:szCs w:val="20"/>
        </w:rPr>
        <w:t xml:space="preserve"> e diversidade paisagística do estado do Ceará. </w:t>
      </w:r>
      <w:proofErr w:type="spellStart"/>
      <w:r w:rsidRPr="00195FB4">
        <w:rPr>
          <w:rFonts w:ascii="Times New Roman" w:eastAsia="Times New Roman" w:hAnsi="Times New Roman" w:cs="Times New Roman"/>
          <w:i/>
          <w:iCs/>
          <w:sz w:val="20"/>
          <w:szCs w:val="20"/>
        </w:rPr>
        <w:t>Rodriguésia</w:t>
      </w:r>
      <w:proofErr w:type="spellEnd"/>
      <w:r w:rsidRPr="004F3D21">
        <w:rPr>
          <w:rFonts w:ascii="Times New Roman" w:eastAsia="Times New Roman" w:hAnsi="Times New Roman" w:cs="Times New Roman"/>
          <w:sz w:val="20"/>
          <w:szCs w:val="20"/>
        </w:rPr>
        <w:t xml:space="preserve">. 66, 717-743. </w:t>
      </w:r>
      <w:r w:rsidR="00F9461A" w:rsidRPr="004F3D21">
        <w:rPr>
          <w:rFonts w:ascii="Times New Roman" w:eastAsia="Times New Roman" w:hAnsi="Times New Roman" w:cs="Times New Roman"/>
          <w:sz w:val="20"/>
          <w:szCs w:val="20"/>
        </w:rPr>
        <w:t>http://dx.doi.org/10.1590/2175-7860201566305</w:t>
      </w:r>
      <w:r w:rsidRPr="004F3D21">
        <w:rPr>
          <w:rFonts w:ascii="Times New Roman" w:eastAsia="Times New Roman" w:hAnsi="Times New Roman" w:cs="Times New Roman"/>
          <w:sz w:val="20"/>
          <w:szCs w:val="20"/>
        </w:rPr>
        <w:t>.</w:t>
      </w:r>
    </w:p>
    <w:p w14:paraId="5DC11F13" w14:textId="5E21E5CA" w:rsidR="00F9461A" w:rsidRPr="00D3576C" w:rsidRDefault="00F9461A" w:rsidP="00350A90">
      <w:pPr>
        <w:spacing w:after="0" w:line="240" w:lineRule="auto"/>
        <w:rPr>
          <w:rFonts w:ascii="Times New Roman" w:eastAsia="Times New Roman" w:hAnsi="Times New Roman" w:cs="Times New Roman"/>
          <w:sz w:val="20"/>
          <w:szCs w:val="20"/>
          <w:highlight w:val="yellow"/>
        </w:rPr>
      </w:pPr>
    </w:p>
    <w:p w14:paraId="55796008" w14:textId="178CC70C" w:rsidR="00F9461A" w:rsidRPr="004F3D21" w:rsidRDefault="00F9461A"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rPr>
        <w:t xml:space="preserve">Navas, C.A., </w:t>
      </w:r>
      <w:proofErr w:type="spellStart"/>
      <w:r w:rsidRPr="004F3D21">
        <w:rPr>
          <w:rFonts w:ascii="Times New Roman" w:eastAsia="Times New Roman" w:hAnsi="Times New Roman" w:cs="Times New Roman"/>
          <w:sz w:val="20"/>
          <w:szCs w:val="20"/>
        </w:rPr>
        <w:t>Antonizazzi</w:t>
      </w:r>
      <w:proofErr w:type="spellEnd"/>
      <w:r w:rsidRPr="004F3D21">
        <w:rPr>
          <w:rFonts w:ascii="Times New Roman" w:eastAsia="Times New Roman" w:hAnsi="Times New Roman" w:cs="Times New Roman"/>
          <w:sz w:val="20"/>
          <w:szCs w:val="20"/>
        </w:rPr>
        <w:t xml:space="preserve">, M.M., Jared, C., 2004. </w:t>
      </w:r>
      <w:r w:rsidRPr="004F3D21">
        <w:rPr>
          <w:rFonts w:ascii="Times New Roman" w:eastAsia="Times New Roman" w:hAnsi="Times New Roman" w:cs="Times New Roman"/>
          <w:sz w:val="20"/>
          <w:szCs w:val="20"/>
          <w:lang w:val="en-US"/>
        </w:rPr>
        <w:t xml:space="preserve">A preliminary assessment of anuran physiological and morphological adaptation to the Caatinga, a Brazilian semiarid environment. </w:t>
      </w:r>
      <w:r w:rsidRPr="006075FC">
        <w:rPr>
          <w:rFonts w:ascii="Times New Roman" w:eastAsia="Times New Roman" w:hAnsi="Times New Roman" w:cs="Times New Roman"/>
          <w:i/>
          <w:iCs/>
          <w:sz w:val="20"/>
          <w:szCs w:val="20"/>
        </w:rPr>
        <w:t xml:space="preserve">Int. </w:t>
      </w:r>
      <w:proofErr w:type="spellStart"/>
      <w:r w:rsidRPr="006075FC">
        <w:rPr>
          <w:rFonts w:ascii="Times New Roman" w:eastAsia="Times New Roman" w:hAnsi="Times New Roman" w:cs="Times New Roman"/>
          <w:i/>
          <w:iCs/>
          <w:sz w:val="20"/>
          <w:szCs w:val="20"/>
        </w:rPr>
        <w:t>Congr</w:t>
      </w:r>
      <w:proofErr w:type="spellEnd"/>
      <w:r w:rsidRPr="006075FC">
        <w:rPr>
          <w:rFonts w:ascii="Times New Roman" w:eastAsia="Times New Roman" w:hAnsi="Times New Roman" w:cs="Times New Roman"/>
          <w:i/>
          <w:iCs/>
          <w:sz w:val="20"/>
          <w:szCs w:val="20"/>
        </w:rPr>
        <w:t>. Ser.</w:t>
      </w:r>
      <w:r w:rsidRPr="004F3D21">
        <w:rPr>
          <w:rFonts w:ascii="Times New Roman" w:eastAsia="Times New Roman" w:hAnsi="Times New Roman" w:cs="Times New Roman"/>
          <w:sz w:val="20"/>
          <w:szCs w:val="20"/>
        </w:rPr>
        <w:t xml:space="preserve"> 1275, 298–305.</w:t>
      </w:r>
    </w:p>
    <w:p w14:paraId="754CA9A8"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rPr>
      </w:pPr>
    </w:p>
    <w:p w14:paraId="191587AC" w14:textId="023A7D1A" w:rsidR="00E771BE" w:rsidRPr="00D3576C" w:rsidRDefault="00527DCE" w:rsidP="00350A90">
      <w:pPr>
        <w:spacing w:after="0" w:line="240" w:lineRule="auto"/>
        <w:rPr>
          <w:rFonts w:ascii="Times New Roman" w:eastAsia="Times New Roman" w:hAnsi="Times New Roman" w:cs="Times New Roman"/>
          <w:sz w:val="20"/>
          <w:szCs w:val="20"/>
          <w:lang w:val="en-US"/>
        </w:rPr>
      </w:pPr>
      <w:r w:rsidRPr="00D3576C">
        <w:rPr>
          <w:rFonts w:ascii="Times New Roman" w:eastAsia="Times New Roman" w:hAnsi="Times New Roman" w:cs="Times New Roman"/>
          <w:sz w:val="20"/>
          <w:szCs w:val="20"/>
        </w:rPr>
        <w:t xml:space="preserve">Pereira, A.N., </w:t>
      </w:r>
      <w:proofErr w:type="spellStart"/>
      <w:r w:rsidRPr="00D3576C">
        <w:rPr>
          <w:rFonts w:ascii="Times New Roman" w:eastAsia="Times New Roman" w:hAnsi="Times New Roman" w:cs="Times New Roman"/>
          <w:sz w:val="20"/>
          <w:szCs w:val="20"/>
        </w:rPr>
        <w:t>Calabuig</w:t>
      </w:r>
      <w:proofErr w:type="spellEnd"/>
      <w:r w:rsidR="0001260C" w:rsidRPr="00D3576C">
        <w:rPr>
          <w:rFonts w:ascii="Times New Roman" w:eastAsia="Times New Roman" w:hAnsi="Times New Roman" w:cs="Times New Roman"/>
          <w:sz w:val="20"/>
          <w:szCs w:val="20"/>
        </w:rPr>
        <w:t>,</w:t>
      </w:r>
      <w:r w:rsidRPr="00D3576C">
        <w:rPr>
          <w:rFonts w:ascii="Times New Roman" w:eastAsia="Times New Roman" w:hAnsi="Times New Roman" w:cs="Times New Roman"/>
          <w:sz w:val="20"/>
          <w:szCs w:val="20"/>
        </w:rPr>
        <w:t xml:space="preserve"> B.C., </w:t>
      </w:r>
      <w:proofErr w:type="spellStart"/>
      <w:r w:rsidRPr="00D3576C">
        <w:rPr>
          <w:rFonts w:ascii="Times New Roman" w:eastAsia="Times New Roman" w:hAnsi="Times New Roman" w:cs="Times New Roman"/>
          <w:sz w:val="20"/>
          <w:szCs w:val="20"/>
        </w:rPr>
        <w:t>Wachlevski</w:t>
      </w:r>
      <w:proofErr w:type="spellEnd"/>
      <w:r w:rsidR="0001260C" w:rsidRPr="00D3576C">
        <w:rPr>
          <w:rFonts w:ascii="Times New Roman" w:eastAsia="Times New Roman" w:hAnsi="Times New Roman" w:cs="Times New Roman"/>
          <w:sz w:val="20"/>
          <w:szCs w:val="20"/>
        </w:rPr>
        <w:t>,</w:t>
      </w:r>
      <w:r w:rsidRPr="00D3576C">
        <w:rPr>
          <w:rFonts w:ascii="Times New Roman" w:eastAsia="Times New Roman" w:hAnsi="Times New Roman" w:cs="Times New Roman"/>
          <w:sz w:val="20"/>
          <w:szCs w:val="20"/>
        </w:rPr>
        <w:t xml:space="preserve"> M</w:t>
      </w:r>
      <w:r w:rsidR="00DE1A3B" w:rsidRPr="00D3576C">
        <w:rPr>
          <w:rFonts w:ascii="Times New Roman" w:eastAsia="Times New Roman" w:hAnsi="Times New Roman" w:cs="Times New Roman"/>
          <w:sz w:val="20"/>
          <w:szCs w:val="20"/>
        </w:rPr>
        <w:t>.</w:t>
      </w:r>
      <w:r w:rsidR="0001260C" w:rsidRPr="00D3576C">
        <w:rPr>
          <w:rFonts w:ascii="Times New Roman" w:eastAsia="Times New Roman" w:hAnsi="Times New Roman" w:cs="Times New Roman"/>
          <w:sz w:val="20"/>
          <w:szCs w:val="20"/>
        </w:rPr>
        <w:t>,</w:t>
      </w:r>
      <w:r w:rsidRPr="00D3576C">
        <w:rPr>
          <w:rFonts w:ascii="Times New Roman" w:eastAsia="Times New Roman" w:hAnsi="Times New Roman" w:cs="Times New Roman"/>
          <w:sz w:val="20"/>
          <w:szCs w:val="20"/>
        </w:rPr>
        <w:t xml:space="preserve"> 2017. </w:t>
      </w:r>
      <w:r w:rsidRPr="00D3576C">
        <w:rPr>
          <w:rFonts w:ascii="Times New Roman" w:eastAsia="Times New Roman" w:hAnsi="Times New Roman" w:cs="Times New Roman"/>
          <w:sz w:val="20"/>
          <w:szCs w:val="20"/>
          <w:lang w:val="en-US"/>
        </w:rPr>
        <w:t xml:space="preserve">Less impacted or simply neglected? Anuran mortality on roads in the Brazilian semiarid zone. </w:t>
      </w:r>
      <w:r w:rsidR="006035B6" w:rsidRPr="006075FC">
        <w:rPr>
          <w:rFonts w:ascii="Times New Roman" w:eastAsia="Times New Roman" w:hAnsi="Times New Roman" w:cs="Times New Roman"/>
          <w:i/>
          <w:iCs/>
          <w:sz w:val="20"/>
          <w:szCs w:val="20"/>
          <w:lang w:val="en-US"/>
        </w:rPr>
        <w:t>J.</w:t>
      </w:r>
      <w:r w:rsidR="006075FC" w:rsidRPr="006075FC">
        <w:rPr>
          <w:rFonts w:ascii="Times New Roman" w:eastAsia="Times New Roman" w:hAnsi="Times New Roman" w:cs="Times New Roman"/>
          <w:i/>
          <w:iCs/>
          <w:sz w:val="20"/>
          <w:szCs w:val="20"/>
          <w:lang w:val="en-US"/>
        </w:rPr>
        <w:t xml:space="preserve"> </w:t>
      </w:r>
      <w:r w:rsidR="006035B6" w:rsidRPr="006075FC">
        <w:rPr>
          <w:rFonts w:ascii="Times New Roman" w:eastAsia="Times New Roman" w:hAnsi="Times New Roman" w:cs="Times New Roman"/>
          <w:i/>
          <w:iCs/>
          <w:sz w:val="20"/>
          <w:szCs w:val="20"/>
          <w:lang w:val="en-US"/>
        </w:rPr>
        <w:t>Arid</w:t>
      </w:r>
      <w:r w:rsidR="006075FC" w:rsidRPr="006075FC">
        <w:rPr>
          <w:rFonts w:ascii="Times New Roman" w:eastAsia="Times New Roman" w:hAnsi="Times New Roman" w:cs="Times New Roman"/>
          <w:i/>
          <w:iCs/>
          <w:sz w:val="20"/>
          <w:szCs w:val="20"/>
          <w:lang w:val="en-US"/>
        </w:rPr>
        <w:t xml:space="preserve"> </w:t>
      </w:r>
      <w:r w:rsidR="006035B6" w:rsidRPr="006075FC">
        <w:rPr>
          <w:rFonts w:ascii="Times New Roman" w:eastAsia="Times New Roman" w:hAnsi="Times New Roman" w:cs="Times New Roman"/>
          <w:i/>
          <w:iCs/>
          <w:sz w:val="20"/>
          <w:szCs w:val="20"/>
          <w:lang w:val="en-US"/>
        </w:rPr>
        <w:t>Environ</w:t>
      </w:r>
      <w:r w:rsidRPr="006075FC">
        <w:rPr>
          <w:rFonts w:ascii="Times New Roman" w:eastAsia="Times New Roman" w:hAnsi="Times New Roman" w:cs="Times New Roman"/>
          <w:i/>
          <w:iCs/>
          <w:sz w:val="20"/>
          <w:szCs w:val="20"/>
          <w:lang w:val="en-US"/>
        </w:rPr>
        <w:t xml:space="preserve">. </w:t>
      </w:r>
      <w:hyperlink r:id="rId26">
        <w:r w:rsidRPr="00D3576C">
          <w:rPr>
            <w:rFonts w:ascii="Times New Roman" w:eastAsia="Times New Roman" w:hAnsi="Times New Roman" w:cs="Times New Roman"/>
            <w:sz w:val="20"/>
            <w:szCs w:val="20"/>
            <w:lang w:val="en-US"/>
          </w:rPr>
          <w:t>https://doi.org/10.1016/j.jaridenv.2017.11.015</w:t>
        </w:r>
      </w:hyperlink>
      <w:r w:rsidRPr="00D3576C">
        <w:rPr>
          <w:rFonts w:ascii="Times New Roman" w:eastAsia="Times New Roman" w:hAnsi="Times New Roman" w:cs="Times New Roman"/>
          <w:sz w:val="20"/>
          <w:szCs w:val="20"/>
          <w:lang w:val="en-US"/>
        </w:rPr>
        <w:t>.</w:t>
      </w:r>
    </w:p>
    <w:p w14:paraId="07BA9E8A" w14:textId="1D60C61D" w:rsidR="00E935A8" w:rsidRPr="00D3576C" w:rsidRDefault="00E935A8" w:rsidP="00350A90">
      <w:pPr>
        <w:spacing w:after="0" w:line="240" w:lineRule="auto"/>
        <w:rPr>
          <w:rFonts w:ascii="Times New Roman" w:eastAsia="Times New Roman" w:hAnsi="Times New Roman" w:cs="Times New Roman"/>
          <w:sz w:val="20"/>
          <w:szCs w:val="20"/>
          <w:highlight w:val="yellow"/>
          <w:lang w:val="en-US"/>
        </w:rPr>
      </w:pPr>
    </w:p>
    <w:p w14:paraId="249CFFEF" w14:textId="41AB9D23" w:rsidR="00E935A8" w:rsidRPr="00D3576C" w:rsidRDefault="00E935A8" w:rsidP="00350A90">
      <w:pPr>
        <w:spacing w:after="0" w:line="240" w:lineRule="auto"/>
        <w:rPr>
          <w:rFonts w:ascii="Times New Roman" w:eastAsia="Times New Roman" w:hAnsi="Times New Roman" w:cs="Times New Roman"/>
          <w:sz w:val="20"/>
          <w:szCs w:val="20"/>
          <w:highlight w:val="yellow"/>
          <w:lang w:val="en-US"/>
        </w:rPr>
      </w:pPr>
      <w:r w:rsidRPr="004F3D21">
        <w:rPr>
          <w:rFonts w:ascii="Times New Roman" w:eastAsia="Times New Roman" w:hAnsi="Times New Roman" w:cs="Times New Roman"/>
          <w:sz w:val="20"/>
          <w:szCs w:val="20"/>
          <w:lang w:val="en-US"/>
        </w:rPr>
        <w:t>Ripley</w:t>
      </w:r>
      <w:r w:rsidR="004F3D21"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B</w:t>
      </w:r>
      <w:r w:rsidR="004F3D21"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D</w:t>
      </w:r>
      <w:r w:rsidR="004F3D21"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1981</w:t>
      </w:r>
      <w:r w:rsidR="004F3D21"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w:t>
      </w:r>
      <w:r w:rsidRPr="006075FC">
        <w:rPr>
          <w:rFonts w:ascii="Times New Roman" w:eastAsia="Times New Roman" w:hAnsi="Times New Roman" w:cs="Times New Roman"/>
          <w:i/>
          <w:iCs/>
          <w:sz w:val="20"/>
          <w:szCs w:val="20"/>
          <w:lang w:val="en-US"/>
        </w:rPr>
        <w:t>Spatial statistics</w:t>
      </w:r>
      <w:r w:rsidRPr="004F3D21">
        <w:rPr>
          <w:rFonts w:ascii="Times New Roman" w:eastAsia="Times New Roman" w:hAnsi="Times New Roman" w:cs="Times New Roman"/>
          <w:sz w:val="20"/>
          <w:szCs w:val="20"/>
          <w:lang w:val="en-US"/>
        </w:rPr>
        <w:t>. Wiley, New York, USA</w:t>
      </w:r>
      <w:r w:rsidR="004F3D21" w:rsidRPr="004F3D21">
        <w:rPr>
          <w:rFonts w:ascii="Times New Roman" w:eastAsia="Times New Roman" w:hAnsi="Times New Roman" w:cs="Times New Roman"/>
          <w:sz w:val="20"/>
          <w:szCs w:val="20"/>
          <w:lang w:val="en-US"/>
        </w:rPr>
        <w:t>.</w:t>
      </w:r>
    </w:p>
    <w:p w14:paraId="6A028BDA"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7EBC1723" w14:textId="5AF556E6" w:rsidR="00E771BE" w:rsidRPr="00FC0474" w:rsidRDefault="00527DCE" w:rsidP="00350A90">
      <w:pPr>
        <w:spacing w:after="0" w:line="240" w:lineRule="auto"/>
        <w:rPr>
          <w:rFonts w:ascii="Times New Roman" w:eastAsia="Times New Roman" w:hAnsi="Times New Roman" w:cs="Times New Roman"/>
          <w:sz w:val="20"/>
          <w:szCs w:val="20"/>
        </w:rPr>
      </w:pPr>
      <w:r w:rsidRPr="004F3D21">
        <w:rPr>
          <w:rFonts w:ascii="Times New Roman" w:eastAsia="Times New Roman" w:hAnsi="Times New Roman" w:cs="Times New Roman"/>
          <w:sz w:val="20"/>
          <w:szCs w:val="20"/>
          <w:lang w:val="es-CL"/>
        </w:rPr>
        <w:t xml:space="preserve">Rosa, C.A., </w:t>
      </w:r>
      <w:proofErr w:type="spellStart"/>
      <w:r w:rsidRPr="004F3D21">
        <w:rPr>
          <w:rFonts w:ascii="Times New Roman" w:eastAsia="Times New Roman" w:hAnsi="Times New Roman" w:cs="Times New Roman"/>
          <w:sz w:val="20"/>
          <w:szCs w:val="20"/>
          <w:lang w:val="es-CL"/>
        </w:rPr>
        <w:t>Bager</w:t>
      </w:r>
      <w:proofErr w:type="spellEnd"/>
      <w:r w:rsidR="00DE1A3B" w:rsidRPr="004F3D21">
        <w:rPr>
          <w:rFonts w:ascii="Times New Roman" w:eastAsia="Times New Roman" w:hAnsi="Times New Roman" w:cs="Times New Roman"/>
          <w:sz w:val="20"/>
          <w:szCs w:val="20"/>
          <w:lang w:val="es-CL"/>
        </w:rPr>
        <w:t>,</w:t>
      </w:r>
      <w:r w:rsidRPr="004F3D21">
        <w:rPr>
          <w:rFonts w:ascii="Times New Roman" w:eastAsia="Times New Roman" w:hAnsi="Times New Roman" w:cs="Times New Roman"/>
          <w:sz w:val="20"/>
          <w:szCs w:val="20"/>
          <w:lang w:val="es-CL"/>
        </w:rPr>
        <w:t xml:space="preserve"> A</w:t>
      </w:r>
      <w:r w:rsidR="00DE1A3B" w:rsidRPr="004F3D21">
        <w:rPr>
          <w:rFonts w:ascii="Times New Roman" w:eastAsia="Times New Roman" w:hAnsi="Times New Roman" w:cs="Times New Roman"/>
          <w:sz w:val="20"/>
          <w:szCs w:val="20"/>
          <w:lang w:val="es-CL"/>
        </w:rPr>
        <w:t>.</w:t>
      </w:r>
      <w:r w:rsidR="0001260C" w:rsidRPr="004F3D21">
        <w:rPr>
          <w:rFonts w:ascii="Times New Roman" w:eastAsia="Times New Roman" w:hAnsi="Times New Roman" w:cs="Times New Roman"/>
          <w:sz w:val="20"/>
          <w:szCs w:val="20"/>
          <w:lang w:val="es-CL"/>
        </w:rPr>
        <w:t>,</w:t>
      </w:r>
      <w:r w:rsidRPr="004F3D21">
        <w:rPr>
          <w:rFonts w:ascii="Times New Roman" w:eastAsia="Times New Roman" w:hAnsi="Times New Roman" w:cs="Times New Roman"/>
          <w:sz w:val="20"/>
          <w:szCs w:val="20"/>
          <w:lang w:val="es-CL"/>
        </w:rPr>
        <w:t xml:space="preserve"> 2012. </w:t>
      </w:r>
      <w:r w:rsidRPr="004F3D21">
        <w:rPr>
          <w:rFonts w:ascii="Times New Roman" w:eastAsia="Times New Roman" w:hAnsi="Times New Roman" w:cs="Times New Roman"/>
          <w:sz w:val="20"/>
          <w:szCs w:val="20"/>
          <w:lang w:val="en-US"/>
        </w:rPr>
        <w:t xml:space="preserve">Seasonality and habitat types affect </w:t>
      </w:r>
      <w:proofErr w:type="gramStart"/>
      <w:r w:rsidR="00300B5A">
        <w:rPr>
          <w:rFonts w:ascii="Times New Roman" w:eastAsia="Times New Roman" w:hAnsi="Times New Roman" w:cs="Times New Roman"/>
          <w:sz w:val="20"/>
          <w:szCs w:val="20"/>
          <w:lang w:val="en-US"/>
        </w:rPr>
        <w:t>road-kill</w:t>
      </w:r>
      <w:proofErr w:type="gramEnd"/>
      <w:r w:rsidRPr="004F3D21">
        <w:rPr>
          <w:rFonts w:ascii="Times New Roman" w:eastAsia="Times New Roman" w:hAnsi="Times New Roman" w:cs="Times New Roman"/>
          <w:sz w:val="20"/>
          <w:szCs w:val="20"/>
          <w:lang w:val="en-US"/>
        </w:rPr>
        <w:t xml:space="preserve"> of neotropical birds. </w:t>
      </w:r>
      <w:r w:rsidR="006035B6" w:rsidRPr="006075FC">
        <w:rPr>
          <w:rFonts w:ascii="Times New Roman" w:eastAsia="Times New Roman" w:hAnsi="Times New Roman" w:cs="Times New Roman"/>
          <w:i/>
          <w:iCs/>
          <w:sz w:val="20"/>
          <w:szCs w:val="20"/>
        </w:rPr>
        <w:t xml:space="preserve">J. </w:t>
      </w:r>
      <w:proofErr w:type="spellStart"/>
      <w:r w:rsidR="006035B6" w:rsidRPr="006075FC">
        <w:rPr>
          <w:rFonts w:ascii="Times New Roman" w:eastAsia="Times New Roman" w:hAnsi="Times New Roman" w:cs="Times New Roman"/>
          <w:i/>
          <w:iCs/>
          <w:sz w:val="20"/>
          <w:szCs w:val="20"/>
        </w:rPr>
        <w:t>Environ</w:t>
      </w:r>
      <w:proofErr w:type="spellEnd"/>
      <w:r w:rsidR="006035B6" w:rsidRPr="006075FC">
        <w:rPr>
          <w:rFonts w:ascii="Times New Roman" w:eastAsia="Times New Roman" w:hAnsi="Times New Roman" w:cs="Times New Roman"/>
          <w:i/>
          <w:iCs/>
          <w:sz w:val="20"/>
          <w:szCs w:val="20"/>
        </w:rPr>
        <w:t xml:space="preserve">. </w:t>
      </w:r>
      <w:proofErr w:type="spellStart"/>
      <w:r w:rsidR="006035B6" w:rsidRPr="006075FC">
        <w:rPr>
          <w:rFonts w:ascii="Times New Roman" w:eastAsia="Times New Roman" w:hAnsi="Times New Roman" w:cs="Times New Roman"/>
          <w:i/>
          <w:iCs/>
          <w:sz w:val="20"/>
          <w:szCs w:val="20"/>
        </w:rPr>
        <w:t>Manage</w:t>
      </w:r>
      <w:proofErr w:type="spellEnd"/>
      <w:r w:rsidR="006035B6" w:rsidRPr="006075FC">
        <w:rPr>
          <w:rFonts w:ascii="Times New Roman" w:eastAsia="Times New Roman" w:hAnsi="Times New Roman" w:cs="Times New Roman"/>
          <w:i/>
          <w:iCs/>
          <w:sz w:val="20"/>
          <w:szCs w:val="20"/>
        </w:rPr>
        <w:t>.</w:t>
      </w:r>
      <w:r w:rsidRPr="00FC0474">
        <w:rPr>
          <w:rFonts w:ascii="Times New Roman" w:eastAsia="Times New Roman" w:hAnsi="Times New Roman" w:cs="Times New Roman"/>
          <w:sz w:val="20"/>
          <w:szCs w:val="20"/>
        </w:rPr>
        <w:t xml:space="preserve"> </w:t>
      </w:r>
      <w:hyperlink r:id="rId27" w:history="1">
        <w:r w:rsidR="004C42D9" w:rsidRPr="00FC0474">
          <w:rPr>
            <w:rFonts w:ascii="Times New Roman" w:eastAsia="Times New Roman" w:hAnsi="Times New Roman" w:cs="Times New Roman"/>
            <w:sz w:val="20"/>
            <w:szCs w:val="20"/>
          </w:rPr>
          <w:t>https://doi.org/10.1016/j.jenvman.2011.11.004</w:t>
        </w:r>
      </w:hyperlink>
      <w:r w:rsidRPr="00FC0474">
        <w:rPr>
          <w:rFonts w:ascii="Times New Roman" w:eastAsia="Times New Roman" w:hAnsi="Times New Roman" w:cs="Times New Roman"/>
          <w:sz w:val="20"/>
          <w:szCs w:val="20"/>
        </w:rPr>
        <w:t>.</w:t>
      </w:r>
    </w:p>
    <w:p w14:paraId="3F02F3BC" w14:textId="3C126459" w:rsidR="004C42D9" w:rsidRPr="00FC0474" w:rsidRDefault="004C42D9" w:rsidP="00350A90">
      <w:pPr>
        <w:spacing w:after="0" w:line="240" w:lineRule="auto"/>
        <w:rPr>
          <w:rFonts w:ascii="Times New Roman" w:eastAsia="Times New Roman" w:hAnsi="Times New Roman" w:cs="Times New Roman"/>
          <w:sz w:val="20"/>
          <w:szCs w:val="20"/>
          <w:highlight w:val="yellow"/>
        </w:rPr>
      </w:pPr>
    </w:p>
    <w:p w14:paraId="2E48D723" w14:textId="18166B3F" w:rsidR="00E771BE" w:rsidRPr="004F3D21" w:rsidRDefault="00527DCE" w:rsidP="00350A90">
      <w:pPr>
        <w:spacing w:after="0" w:line="240" w:lineRule="auto"/>
        <w:rPr>
          <w:rFonts w:ascii="Times New Roman" w:eastAsia="Times New Roman" w:hAnsi="Times New Roman" w:cs="Times New Roman"/>
          <w:sz w:val="20"/>
          <w:szCs w:val="20"/>
          <w:lang w:val="en-US"/>
        </w:rPr>
      </w:pPr>
      <w:r w:rsidRPr="004F3D21">
        <w:rPr>
          <w:rFonts w:ascii="Times New Roman" w:eastAsia="Times New Roman" w:hAnsi="Times New Roman" w:cs="Times New Roman"/>
          <w:sz w:val="20"/>
          <w:szCs w:val="20"/>
        </w:rPr>
        <w:t>Santos, S.M., Carvalho</w:t>
      </w:r>
      <w:r w:rsidR="0001260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F., Mira</w:t>
      </w:r>
      <w:r w:rsidR="0001260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A</w:t>
      </w:r>
      <w:r w:rsidR="00DE1A3B" w:rsidRPr="004F3D21">
        <w:rPr>
          <w:rFonts w:ascii="Times New Roman" w:eastAsia="Times New Roman" w:hAnsi="Times New Roman" w:cs="Times New Roman"/>
          <w:sz w:val="20"/>
          <w:szCs w:val="20"/>
        </w:rPr>
        <w:t>.</w:t>
      </w:r>
      <w:r w:rsidR="0001260C" w:rsidRPr="004F3D21">
        <w:rPr>
          <w:rFonts w:ascii="Times New Roman" w:eastAsia="Times New Roman" w:hAnsi="Times New Roman" w:cs="Times New Roman"/>
          <w:sz w:val="20"/>
          <w:szCs w:val="20"/>
        </w:rPr>
        <w:t>,</w:t>
      </w:r>
      <w:r w:rsidRPr="004F3D21">
        <w:rPr>
          <w:rFonts w:ascii="Times New Roman" w:eastAsia="Times New Roman" w:hAnsi="Times New Roman" w:cs="Times New Roman"/>
          <w:sz w:val="20"/>
          <w:szCs w:val="20"/>
        </w:rPr>
        <w:t xml:space="preserve"> 2011. </w:t>
      </w:r>
      <w:r w:rsidRPr="004F3D21">
        <w:rPr>
          <w:rFonts w:ascii="Times New Roman" w:eastAsia="Times New Roman" w:hAnsi="Times New Roman" w:cs="Times New Roman"/>
          <w:sz w:val="20"/>
          <w:szCs w:val="20"/>
          <w:lang w:val="en-US"/>
        </w:rPr>
        <w:t xml:space="preserve">How long do the dead survive on the road? Carcass persistence probability and implications for road-kill monitoring surveys. </w:t>
      </w:r>
      <w:proofErr w:type="spellStart"/>
      <w:r w:rsidR="006035B6" w:rsidRPr="006075FC">
        <w:rPr>
          <w:rFonts w:ascii="Times New Roman" w:eastAsia="Times New Roman" w:hAnsi="Times New Roman" w:cs="Times New Roman"/>
          <w:i/>
          <w:iCs/>
          <w:sz w:val="20"/>
          <w:szCs w:val="20"/>
          <w:lang w:val="en-US"/>
        </w:rPr>
        <w:t>PLoS</w:t>
      </w:r>
      <w:proofErr w:type="spellEnd"/>
      <w:r w:rsidR="006075FC" w:rsidRPr="006075FC">
        <w:rPr>
          <w:rFonts w:ascii="Times New Roman" w:eastAsia="Times New Roman" w:hAnsi="Times New Roman" w:cs="Times New Roman"/>
          <w:i/>
          <w:iCs/>
          <w:sz w:val="20"/>
          <w:szCs w:val="20"/>
          <w:lang w:val="en-US"/>
        </w:rPr>
        <w:t xml:space="preserve"> </w:t>
      </w:r>
      <w:r w:rsidR="006035B6" w:rsidRPr="006075FC">
        <w:rPr>
          <w:rFonts w:ascii="Times New Roman" w:eastAsia="Times New Roman" w:hAnsi="Times New Roman" w:cs="Times New Roman"/>
          <w:i/>
          <w:iCs/>
          <w:sz w:val="20"/>
          <w:szCs w:val="20"/>
          <w:lang w:val="en-US"/>
        </w:rPr>
        <w:t>ONE</w:t>
      </w:r>
      <w:r w:rsidRPr="006075FC">
        <w:rPr>
          <w:rFonts w:ascii="Times New Roman" w:eastAsia="Times New Roman" w:hAnsi="Times New Roman" w:cs="Times New Roman"/>
          <w:i/>
          <w:iCs/>
          <w:sz w:val="20"/>
          <w:szCs w:val="20"/>
          <w:lang w:val="en-US"/>
        </w:rPr>
        <w:t xml:space="preserve">. </w:t>
      </w:r>
      <w:hyperlink r:id="rId28">
        <w:r w:rsidRPr="004F3D21">
          <w:rPr>
            <w:rFonts w:ascii="Times New Roman" w:eastAsia="Times New Roman" w:hAnsi="Times New Roman" w:cs="Times New Roman"/>
            <w:sz w:val="20"/>
            <w:szCs w:val="20"/>
            <w:lang w:val="en-US"/>
          </w:rPr>
          <w:t>https://doi.org/10.1371/journal.pone.0025383</w:t>
        </w:r>
      </w:hyperlink>
      <w:r w:rsidRPr="004F3D21">
        <w:rPr>
          <w:rFonts w:ascii="Times New Roman" w:eastAsia="Times New Roman" w:hAnsi="Times New Roman" w:cs="Times New Roman"/>
          <w:sz w:val="20"/>
          <w:szCs w:val="20"/>
          <w:lang w:val="en-US"/>
        </w:rPr>
        <w:t>.</w:t>
      </w:r>
    </w:p>
    <w:p w14:paraId="3B721B5A"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346FFBE2" w14:textId="00B184E9" w:rsidR="00E771BE" w:rsidRPr="00D3576C" w:rsidRDefault="00527DCE" w:rsidP="00350A90">
      <w:pPr>
        <w:spacing w:after="0" w:line="240" w:lineRule="auto"/>
        <w:rPr>
          <w:rFonts w:ascii="Times New Roman" w:eastAsia="Times New Roman" w:hAnsi="Times New Roman" w:cs="Times New Roman"/>
          <w:sz w:val="20"/>
          <w:szCs w:val="20"/>
          <w:lang w:val="en-US"/>
        </w:rPr>
      </w:pPr>
      <w:r w:rsidRPr="00D3576C">
        <w:rPr>
          <w:rFonts w:ascii="Times New Roman" w:eastAsia="Times New Roman" w:hAnsi="Times New Roman" w:cs="Times New Roman"/>
          <w:sz w:val="20"/>
          <w:szCs w:val="20"/>
          <w:lang w:val="en-US"/>
        </w:rPr>
        <w:t>Seiler, A</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2001. </w:t>
      </w:r>
      <w:r w:rsidRPr="006075FC">
        <w:rPr>
          <w:rFonts w:ascii="Times New Roman" w:eastAsia="Times New Roman" w:hAnsi="Times New Roman" w:cs="Times New Roman"/>
          <w:i/>
          <w:iCs/>
          <w:sz w:val="20"/>
          <w:szCs w:val="20"/>
          <w:lang w:val="en-US"/>
        </w:rPr>
        <w:t>Ecological Effects of roads</w:t>
      </w:r>
      <w:r w:rsidRPr="00D3576C">
        <w:rPr>
          <w:rFonts w:ascii="Times New Roman" w:eastAsia="Times New Roman" w:hAnsi="Times New Roman" w:cs="Times New Roman"/>
          <w:sz w:val="20"/>
          <w:szCs w:val="20"/>
          <w:lang w:val="en-US"/>
        </w:rPr>
        <w:t>: a review. University of Agricultural Sciences, Uppsala.</w:t>
      </w:r>
    </w:p>
    <w:p w14:paraId="17E9BC13" w14:textId="77777777" w:rsidR="006E1373" w:rsidRPr="00D3576C" w:rsidRDefault="006E1373" w:rsidP="00350A90">
      <w:pPr>
        <w:spacing w:after="0" w:line="240" w:lineRule="auto"/>
        <w:rPr>
          <w:rFonts w:ascii="Times New Roman" w:eastAsia="Times New Roman" w:hAnsi="Times New Roman" w:cs="Times New Roman"/>
          <w:sz w:val="20"/>
          <w:szCs w:val="20"/>
          <w:highlight w:val="yellow"/>
          <w:lang w:val="en-US"/>
        </w:rPr>
      </w:pPr>
    </w:p>
    <w:p w14:paraId="03726C8F" w14:textId="5479D0F8" w:rsidR="00E771BE" w:rsidRPr="004F3D21" w:rsidRDefault="00527DCE" w:rsidP="00350A90">
      <w:pPr>
        <w:spacing w:after="0" w:line="240" w:lineRule="auto"/>
        <w:rPr>
          <w:rFonts w:ascii="Times New Roman" w:eastAsia="Times New Roman" w:hAnsi="Times New Roman" w:cs="Times New Roman"/>
          <w:sz w:val="20"/>
          <w:szCs w:val="20"/>
          <w:lang w:val="en-US"/>
        </w:rPr>
      </w:pPr>
      <w:r w:rsidRPr="004F3D21">
        <w:rPr>
          <w:rFonts w:ascii="Times New Roman" w:eastAsia="Times New Roman" w:hAnsi="Times New Roman" w:cs="Times New Roman"/>
          <w:sz w:val="20"/>
          <w:szCs w:val="20"/>
          <w:lang w:val="en-US"/>
        </w:rPr>
        <w:t>Slater</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F.M</w:t>
      </w:r>
      <w:r w:rsidR="00DE1A3B" w:rsidRPr="004F3D21">
        <w:rPr>
          <w:rFonts w:ascii="Times New Roman" w:eastAsia="Times New Roman" w:hAnsi="Times New Roman" w:cs="Times New Roman"/>
          <w:sz w:val="20"/>
          <w:szCs w:val="20"/>
          <w:lang w:val="en-US"/>
        </w:rPr>
        <w:t>.</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2002. An assessment of wildlife road casualties – the potential discrepancy between numbers counted and numbers killed. </w:t>
      </w:r>
      <w:r w:rsidRPr="006075FC">
        <w:rPr>
          <w:rFonts w:ascii="Times New Roman" w:eastAsia="Times New Roman" w:hAnsi="Times New Roman" w:cs="Times New Roman"/>
          <w:i/>
          <w:iCs/>
          <w:sz w:val="20"/>
          <w:szCs w:val="20"/>
          <w:lang w:val="en-US"/>
        </w:rPr>
        <w:t>Web Ecol</w:t>
      </w:r>
      <w:r w:rsidRPr="004F3D21">
        <w:rPr>
          <w:rFonts w:ascii="Times New Roman" w:eastAsia="Times New Roman" w:hAnsi="Times New Roman" w:cs="Times New Roman"/>
          <w:sz w:val="20"/>
          <w:szCs w:val="20"/>
          <w:lang w:val="en-US"/>
        </w:rPr>
        <w:t>. 3, 33-42. https://doi.org/10.5194/we-3-33-2002.</w:t>
      </w:r>
    </w:p>
    <w:p w14:paraId="57BB691D"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4BBC5C18" w14:textId="3767644B" w:rsidR="00E771BE" w:rsidRPr="004F3D21" w:rsidRDefault="00527DCE" w:rsidP="00350A90">
      <w:pPr>
        <w:tabs>
          <w:tab w:val="left" w:pos="2552"/>
        </w:tabs>
        <w:spacing w:after="0" w:line="240" w:lineRule="auto"/>
        <w:rPr>
          <w:rFonts w:ascii="Times New Roman" w:eastAsia="Times New Roman" w:hAnsi="Times New Roman" w:cs="Times New Roman"/>
          <w:sz w:val="20"/>
          <w:szCs w:val="20"/>
          <w:lang w:val="en-US"/>
        </w:rPr>
      </w:pPr>
      <w:r w:rsidRPr="004F3D21">
        <w:rPr>
          <w:rFonts w:ascii="Times New Roman" w:eastAsia="Times New Roman" w:hAnsi="Times New Roman" w:cs="Times New Roman"/>
          <w:sz w:val="20"/>
          <w:szCs w:val="20"/>
          <w:lang w:val="en-US"/>
        </w:rPr>
        <w:t>Smith-Patten</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B.D., Patten</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M.A</w:t>
      </w:r>
      <w:r w:rsidR="00DE1A3B" w:rsidRPr="004F3D21">
        <w:rPr>
          <w:rFonts w:ascii="Times New Roman" w:eastAsia="Times New Roman" w:hAnsi="Times New Roman" w:cs="Times New Roman"/>
          <w:sz w:val="20"/>
          <w:szCs w:val="20"/>
          <w:lang w:val="en-US"/>
        </w:rPr>
        <w:t>.</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2008. Diversity, Seasonality, and Context of Mammalian </w:t>
      </w:r>
      <w:r w:rsidR="00300B5A">
        <w:rPr>
          <w:rFonts w:ascii="Times New Roman" w:eastAsia="Times New Roman" w:hAnsi="Times New Roman" w:cs="Times New Roman"/>
          <w:sz w:val="20"/>
          <w:szCs w:val="20"/>
          <w:lang w:val="en-US"/>
        </w:rPr>
        <w:t>Road-kill</w:t>
      </w:r>
      <w:r w:rsidRPr="004F3D21">
        <w:rPr>
          <w:rFonts w:ascii="Times New Roman" w:eastAsia="Times New Roman" w:hAnsi="Times New Roman" w:cs="Times New Roman"/>
          <w:sz w:val="20"/>
          <w:szCs w:val="20"/>
          <w:lang w:val="en-US"/>
        </w:rPr>
        <w:t xml:space="preserve">s in the Southern Great Plains. </w:t>
      </w:r>
      <w:r w:rsidR="006E1373" w:rsidRPr="00276A54">
        <w:rPr>
          <w:rFonts w:ascii="Times New Roman" w:eastAsia="Times New Roman" w:hAnsi="Times New Roman" w:cs="Times New Roman"/>
          <w:i/>
          <w:iCs/>
          <w:sz w:val="20"/>
          <w:szCs w:val="20"/>
          <w:lang w:val="en-US"/>
        </w:rPr>
        <w:t>Environ Manage</w:t>
      </w:r>
      <w:r w:rsidRPr="004F3D21">
        <w:rPr>
          <w:rFonts w:ascii="Times New Roman" w:eastAsia="Times New Roman" w:hAnsi="Times New Roman" w:cs="Times New Roman"/>
          <w:sz w:val="20"/>
          <w:szCs w:val="20"/>
          <w:lang w:val="en-US"/>
        </w:rPr>
        <w:t>. 41, 844-852. https://doi.org/10.1007/s00267-008-9089-3.</w:t>
      </w:r>
    </w:p>
    <w:p w14:paraId="1425E767" w14:textId="68BBABDB"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1D80F443" w14:textId="77777777" w:rsidR="004C42D9" w:rsidRPr="004F3D21" w:rsidRDefault="004C42D9" w:rsidP="00350A90">
      <w:pPr>
        <w:spacing w:after="0" w:line="240" w:lineRule="auto"/>
        <w:rPr>
          <w:rFonts w:ascii="Times New Roman" w:eastAsia="Times New Roman" w:hAnsi="Times New Roman" w:cs="Times New Roman"/>
          <w:sz w:val="20"/>
          <w:szCs w:val="20"/>
          <w:lang w:val="en-US"/>
        </w:rPr>
      </w:pPr>
      <w:r w:rsidRPr="004F3D21">
        <w:rPr>
          <w:rFonts w:ascii="Times New Roman" w:eastAsia="Times New Roman" w:hAnsi="Times New Roman" w:cs="Times New Roman"/>
          <w:sz w:val="20"/>
          <w:szCs w:val="20"/>
          <w:lang w:val="en-US"/>
        </w:rPr>
        <w:t xml:space="preserve">Souza, J.C., Cunha, V.P., </w:t>
      </w:r>
      <w:proofErr w:type="spellStart"/>
      <w:r w:rsidRPr="004F3D21">
        <w:rPr>
          <w:rFonts w:ascii="Times New Roman" w:eastAsia="Times New Roman" w:hAnsi="Times New Roman" w:cs="Times New Roman"/>
          <w:sz w:val="20"/>
          <w:szCs w:val="20"/>
          <w:lang w:val="en-US"/>
        </w:rPr>
        <w:t>Markwith</w:t>
      </w:r>
      <w:proofErr w:type="spellEnd"/>
      <w:r w:rsidRPr="004F3D21">
        <w:rPr>
          <w:rFonts w:ascii="Times New Roman" w:eastAsia="Times New Roman" w:hAnsi="Times New Roman" w:cs="Times New Roman"/>
          <w:sz w:val="20"/>
          <w:szCs w:val="20"/>
          <w:lang w:val="en-US"/>
        </w:rPr>
        <w:t xml:space="preserve">, S.H., 2014. Spatiotemporal variation in human-wildlife conflicts along highway BR-262 in the Brazilian Pantanal. </w:t>
      </w:r>
      <w:proofErr w:type="spellStart"/>
      <w:r w:rsidRPr="00276A54">
        <w:rPr>
          <w:rFonts w:ascii="Times New Roman" w:eastAsia="Times New Roman" w:hAnsi="Times New Roman" w:cs="Times New Roman"/>
          <w:i/>
          <w:iCs/>
          <w:sz w:val="20"/>
          <w:szCs w:val="20"/>
          <w:lang w:val="en-US"/>
        </w:rPr>
        <w:t>Wetl</w:t>
      </w:r>
      <w:proofErr w:type="spellEnd"/>
      <w:r w:rsidRPr="00276A54">
        <w:rPr>
          <w:rFonts w:ascii="Times New Roman" w:eastAsia="Times New Roman" w:hAnsi="Times New Roman" w:cs="Times New Roman"/>
          <w:i/>
          <w:iCs/>
          <w:sz w:val="20"/>
          <w:szCs w:val="20"/>
          <w:lang w:val="en-US"/>
        </w:rPr>
        <w:t xml:space="preserve"> </w:t>
      </w:r>
      <w:proofErr w:type="spellStart"/>
      <w:r w:rsidRPr="00276A54">
        <w:rPr>
          <w:rFonts w:ascii="Times New Roman" w:eastAsia="Times New Roman" w:hAnsi="Times New Roman" w:cs="Times New Roman"/>
          <w:i/>
          <w:iCs/>
          <w:sz w:val="20"/>
          <w:szCs w:val="20"/>
          <w:lang w:val="en-US"/>
        </w:rPr>
        <w:t>Ecol</w:t>
      </w:r>
      <w:proofErr w:type="spellEnd"/>
      <w:r w:rsidRPr="00276A54">
        <w:rPr>
          <w:rFonts w:ascii="Times New Roman" w:eastAsia="Times New Roman" w:hAnsi="Times New Roman" w:cs="Times New Roman"/>
          <w:i/>
          <w:iCs/>
          <w:sz w:val="20"/>
          <w:szCs w:val="20"/>
          <w:lang w:val="en-US"/>
        </w:rPr>
        <w:t xml:space="preserve"> </w:t>
      </w:r>
      <w:proofErr w:type="spellStart"/>
      <w:r w:rsidRPr="00276A54">
        <w:rPr>
          <w:rFonts w:ascii="Times New Roman" w:eastAsia="Times New Roman" w:hAnsi="Times New Roman" w:cs="Times New Roman"/>
          <w:i/>
          <w:iCs/>
          <w:sz w:val="20"/>
          <w:szCs w:val="20"/>
          <w:lang w:val="en-US"/>
        </w:rPr>
        <w:t>Manag</w:t>
      </w:r>
      <w:proofErr w:type="spellEnd"/>
      <w:r w:rsidRPr="004F3D21">
        <w:rPr>
          <w:rFonts w:ascii="Times New Roman" w:eastAsia="Times New Roman" w:hAnsi="Times New Roman" w:cs="Times New Roman"/>
          <w:sz w:val="20"/>
          <w:szCs w:val="20"/>
          <w:lang w:val="en-US"/>
        </w:rPr>
        <w:t xml:space="preserve">. 22, 1-15. </w:t>
      </w:r>
      <w:hyperlink r:id="rId29">
        <w:r w:rsidRPr="004F3D21">
          <w:rPr>
            <w:rFonts w:ascii="Times New Roman" w:eastAsia="Times New Roman" w:hAnsi="Times New Roman" w:cs="Times New Roman"/>
            <w:sz w:val="20"/>
            <w:szCs w:val="20"/>
            <w:lang w:val="en-US"/>
          </w:rPr>
          <w:t>https://doi.org/10.1007/s11273-014-9372-4</w:t>
        </w:r>
      </w:hyperlink>
      <w:r w:rsidRPr="004F3D21">
        <w:rPr>
          <w:rFonts w:ascii="Times New Roman" w:eastAsia="Times New Roman" w:hAnsi="Times New Roman" w:cs="Times New Roman"/>
          <w:sz w:val="20"/>
          <w:szCs w:val="20"/>
          <w:lang w:val="en-US"/>
        </w:rPr>
        <w:t>.</w:t>
      </w:r>
    </w:p>
    <w:p w14:paraId="23B28F81" w14:textId="77777777" w:rsidR="004C42D9" w:rsidRPr="00D3576C" w:rsidRDefault="004C42D9" w:rsidP="00350A90">
      <w:pPr>
        <w:spacing w:after="0" w:line="240" w:lineRule="auto"/>
        <w:rPr>
          <w:rFonts w:ascii="Times New Roman" w:eastAsia="Times New Roman" w:hAnsi="Times New Roman" w:cs="Times New Roman"/>
          <w:sz w:val="20"/>
          <w:szCs w:val="20"/>
          <w:highlight w:val="yellow"/>
          <w:lang w:val="en-US"/>
        </w:rPr>
      </w:pPr>
    </w:p>
    <w:p w14:paraId="0D2B165D" w14:textId="3A27E081" w:rsidR="00E771BE" w:rsidRPr="00D3576C" w:rsidRDefault="00527DCE" w:rsidP="00350A90">
      <w:pPr>
        <w:spacing w:after="0" w:line="240" w:lineRule="auto"/>
        <w:rPr>
          <w:rFonts w:ascii="Times New Roman" w:eastAsia="Times New Roman" w:hAnsi="Times New Roman" w:cs="Times New Roman"/>
          <w:sz w:val="20"/>
          <w:szCs w:val="20"/>
          <w:lang w:val="en-US"/>
        </w:rPr>
      </w:pPr>
      <w:proofErr w:type="spellStart"/>
      <w:r w:rsidRPr="00D3576C">
        <w:rPr>
          <w:rFonts w:ascii="Times New Roman" w:eastAsia="Times New Roman" w:hAnsi="Times New Roman" w:cs="Times New Roman"/>
          <w:sz w:val="20"/>
          <w:szCs w:val="20"/>
          <w:lang w:val="en-US"/>
        </w:rPr>
        <w:t>Spellerberg</w:t>
      </w:r>
      <w:proofErr w:type="spellEnd"/>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I.F</w:t>
      </w:r>
      <w:r w:rsidR="0001260C" w:rsidRPr="00D3576C">
        <w:rPr>
          <w:rFonts w:ascii="Times New Roman" w:eastAsia="Times New Roman" w:hAnsi="Times New Roman" w:cs="Times New Roman"/>
          <w:sz w:val="20"/>
          <w:szCs w:val="20"/>
          <w:lang w:val="en-US"/>
        </w:rPr>
        <w:t>.,</w:t>
      </w:r>
      <w:r w:rsidRPr="00D3576C">
        <w:rPr>
          <w:rFonts w:ascii="Times New Roman" w:eastAsia="Times New Roman" w:hAnsi="Times New Roman" w:cs="Times New Roman"/>
          <w:sz w:val="20"/>
          <w:szCs w:val="20"/>
          <w:lang w:val="en-US"/>
        </w:rPr>
        <w:t xml:space="preserve"> 2002. </w:t>
      </w:r>
      <w:r w:rsidRPr="00276A54">
        <w:rPr>
          <w:rFonts w:ascii="Times New Roman" w:eastAsia="Times New Roman" w:hAnsi="Times New Roman" w:cs="Times New Roman"/>
          <w:i/>
          <w:iCs/>
          <w:sz w:val="20"/>
          <w:szCs w:val="20"/>
          <w:lang w:val="en-US"/>
        </w:rPr>
        <w:t>Land Reconstruction and Management</w:t>
      </w:r>
      <w:r w:rsidRPr="00D3576C">
        <w:rPr>
          <w:rFonts w:ascii="Times New Roman" w:eastAsia="Times New Roman" w:hAnsi="Times New Roman" w:cs="Times New Roman"/>
          <w:sz w:val="20"/>
          <w:szCs w:val="20"/>
          <w:lang w:val="en-US"/>
        </w:rPr>
        <w:t>: Ecological Effects of Roads, Science Publishers, Enfield.</w:t>
      </w:r>
    </w:p>
    <w:p w14:paraId="4905AD40"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66B9AEF3" w14:textId="79A19236" w:rsidR="00E771BE" w:rsidRDefault="00527DCE" w:rsidP="00350A90">
      <w:pPr>
        <w:spacing w:after="0" w:line="240" w:lineRule="auto"/>
        <w:rPr>
          <w:rFonts w:ascii="Times New Roman" w:eastAsia="Times New Roman" w:hAnsi="Times New Roman" w:cs="Times New Roman"/>
          <w:sz w:val="20"/>
          <w:szCs w:val="20"/>
          <w:lang w:val="en-US"/>
        </w:rPr>
      </w:pPr>
      <w:r w:rsidRPr="004F3D21">
        <w:rPr>
          <w:rFonts w:ascii="Times New Roman" w:eastAsia="Times New Roman" w:hAnsi="Times New Roman" w:cs="Times New Roman"/>
          <w:sz w:val="20"/>
          <w:szCs w:val="20"/>
          <w:lang w:val="en-US"/>
        </w:rPr>
        <w:t>Taylor</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B.D., Goldingay</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R.L</w:t>
      </w:r>
      <w:r w:rsidR="00DE1A3B" w:rsidRPr="004F3D21">
        <w:rPr>
          <w:rFonts w:ascii="Times New Roman" w:eastAsia="Times New Roman" w:hAnsi="Times New Roman" w:cs="Times New Roman"/>
          <w:sz w:val="20"/>
          <w:szCs w:val="20"/>
          <w:lang w:val="en-US"/>
        </w:rPr>
        <w:t>.</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2004. Wildlife road-kills on three major roads in north-eastern New South Wales. </w:t>
      </w:r>
      <w:proofErr w:type="spellStart"/>
      <w:r w:rsidR="00926F39" w:rsidRPr="00276A54">
        <w:rPr>
          <w:rFonts w:ascii="Times New Roman" w:eastAsia="Times New Roman" w:hAnsi="Times New Roman" w:cs="Times New Roman"/>
          <w:i/>
          <w:iCs/>
          <w:sz w:val="20"/>
          <w:szCs w:val="20"/>
          <w:lang w:val="en-US"/>
        </w:rPr>
        <w:t>Wildl</w:t>
      </w:r>
      <w:proofErr w:type="spellEnd"/>
      <w:r w:rsidR="00926F39" w:rsidRPr="00276A54">
        <w:rPr>
          <w:rFonts w:ascii="Times New Roman" w:eastAsia="Times New Roman" w:hAnsi="Times New Roman" w:cs="Times New Roman"/>
          <w:i/>
          <w:iCs/>
          <w:sz w:val="20"/>
          <w:szCs w:val="20"/>
          <w:lang w:val="en-US"/>
        </w:rPr>
        <w:t>. Res</w:t>
      </w:r>
      <w:r w:rsidRPr="004F3D21">
        <w:rPr>
          <w:rFonts w:ascii="Times New Roman" w:eastAsia="Times New Roman" w:hAnsi="Times New Roman" w:cs="Times New Roman"/>
          <w:sz w:val="20"/>
          <w:szCs w:val="20"/>
          <w:lang w:val="en-US"/>
        </w:rPr>
        <w:t xml:space="preserve">. </w:t>
      </w:r>
      <w:hyperlink r:id="rId30">
        <w:r w:rsidRPr="004F3D21">
          <w:rPr>
            <w:rFonts w:ascii="Times New Roman" w:eastAsia="Times New Roman" w:hAnsi="Times New Roman" w:cs="Times New Roman"/>
            <w:sz w:val="20"/>
            <w:szCs w:val="20"/>
            <w:lang w:val="en-US"/>
          </w:rPr>
          <w:t>https://doi.org/10.1071/WR01110</w:t>
        </w:r>
      </w:hyperlink>
      <w:r w:rsidRPr="004F3D21">
        <w:rPr>
          <w:rFonts w:ascii="Times New Roman" w:eastAsia="Times New Roman" w:hAnsi="Times New Roman" w:cs="Times New Roman"/>
          <w:sz w:val="20"/>
          <w:szCs w:val="20"/>
          <w:lang w:val="en-US"/>
        </w:rPr>
        <w:t>.</w:t>
      </w:r>
    </w:p>
    <w:p w14:paraId="01952AAE" w14:textId="77777777" w:rsidR="002755FD" w:rsidRDefault="002755FD" w:rsidP="002755FD">
      <w:pPr>
        <w:spacing w:after="0" w:line="240" w:lineRule="auto"/>
        <w:rPr>
          <w:rFonts w:ascii="Times New Roman" w:eastAsia="Times New Roman" w:hAnsi="Times New Roman" w:cs="Times New Roman"/>
          <w:sz w:val="20"/>
          <w:szCs w:val="20"/>
          <w:lang w:val="en-US"/>
        </w:rPr>
      </w:pPr>
    </w:p>
    <w:p w14:paraId="46731AC7" w14:textId="76124ED1" w:rsidR="002755FD" w:rsidRPr="004F3D21" w:rsidRDefault="002755FD" w:rsidP="002755FD">
      <w:pPr>
        <w:spacing w:after="0" w:line="240" w:lineRule="auto"/>
        <w:rPr>
          <w:rFonts w:ascii="Times New Roman" w:eastAsia="Times New Roman" w:hAnsi="Times New Roman" w:cs="Times New Roman"/>
          <w:sz w:val="20"/>
          <w:szCs w:val="20"/>
          <w:lang w:val="en-US"/>
        </w:rPr>
      </w:pPr>
      <w:r w:rsidRPr="002755FD">
        <w:rPr>
          <w:rFonts w:ascii="Times New Roman" w:eastAsia="Times New Roman" w:hAnsi="Times New Roman" w:cs="Times New Roman"/>
          <w:sz w:val="20"/>
          <w:szCs w:val="20"/>
          <w:lang w:val="en-US"/>
        </w:rPr>
        <w:lastRenderedPageBreak/>
        <w:t>Taylor B. D; Goldingay R.L.</w:t>
      </w:r>
      <w:r>
        <w:rPr>
          <w:rFonts w:ascii="Times New Roman" w:eastAsia="Times New Roman" w:hAnsi="Times New Roman" w:cs="Times New Roman"/>
          <w:sz w:val="20"/>
          <w:szCs w:val="20"/>
          <w:lang w:val="en-US"/>
        </w:rPr>
        <w:t>, 2010.</w:t>
      </w:r>
      <w:r w:rsidRPr="002755FD">
        <w:rPr>
          <w:rFonts w:ascii="Times New Roman" w:eastAsia="Times New Roman" w:hAnsi="Times New Roman" w:cs="Times New Roman"/>
          <w:sz w:val="20"/>
          <w:szCs w:val="20"/>
          <w:lang w:val="en-US"/>
        </w:rPr>
        <w:t xml:space="preserve"> Roads and wildlife: impacts, </w:t>
      </w:r>
      <w:proofErr w:type="gramStart"/>
      <w:r w:rsidRPr="002755FD">
        <w:rPr>
          <w:rFonts w:ascii="Times New Roman" w:eastAsia="Times New Roman" w:hAnsi="Times New Roman" w:cs="Times New Roman"/>
          <w:sz w:val="20"/>
          <w:szCs w:val="20"/>
          <w:lang w:val="en-US"/>
        </w:rPr>
        <w:t>mitigation</w:t>
      </w:r>
      <w:proofErr w:type="gramEnd"/>
      <w:r w:rsidRPr="002755FD">
        <w:rPr>
          <w:rFonts w:ascii="Times New Roman" w:eastAsia="Times New Roman" w:hAnsi="Times New Roman" w:cs="Times New Roman"/>
          <w:sz w:val="20"/>
          <w:szCs w:val="20"/>
          <w:lang w:val="en-US"/>
        </w:rPr>
        <w:t xml:space="preserve"> and</w:t>
      </w:r>
      <w:r>
        <w:rPr>
          <w:rFonts w:ascii="Times New Roman" w:eastAsia="Times New Roman" w:hAnsi="Times New Roman" w:cs="Times New Roman"/>
          <w:sz w:val="20"/>
          <w:szCs w:val="20"/>
          <w:lang w:val="en-US"/>
        </w:rPr>
        <w:t xml:space="preserve"> </w:t>
      </w:r>
      <w:r w:rsidRPr="002755FD">
        <w:rPr>
          <w:rFonts w:ascii="Times New Roman" w:eastAsia="Times New Roman" w:hAnsi="Times New Roman" w:cs="Times New Roman"/>
          <w:sz w:val="20"/>
          <w:szCs w:val="20"/>
          <w:lang w:val="en-US"/>
        </w:rPr>
        <w:t xml:space="preserve">implications for wildlife management in Australia. </w:t>
      </w:r>
      <w:proofErr w:type="spellStart"/>
      <w:r w:rsidRPr="002755FD">
        <w:rPr>
          <w:rFonts w:ascii="Times New Roman" w:eastAsia="Times New Roman" w:hAnsi="Times New Roman" w:cs="Times New Roman"/>
          <w:i/>
          <w:iCs/>
          <w:sz w:val="20"/>
          <w:szCs w:val="20"/>
          <w:lang w:val="en-US"/>
        </w:rPr>
        <w:t>Wildl</w:t>
      </w:r>
      <w:proofErr w:type="spellEnd"/>
      <w:r>
        <w:rPr>
          <w:rFonts w:ascii="Times New Roman" w:eastAsia="Times New Roman" w:hAnsi="Times New Roman" w:cs="Times New Roman"/>
          <w:i/>
          <w:iCs/>
          <w:sz w:val="20"/>
          <w:szCs w:val="20"/>
          <w:lang w:val="en-US"/>
        </w:rPr>
        <w:t>.</w:t>
      </w:r>
      <w:r w:rsidRPr="002755FD">
        <w:rPr>
          <w:rFonts w:ascii="Times New Roman" w:eastAsia="Times New Roman" w:hAnsi="Times New Roman" w:cs="Times New Roman"/>
          <w:i/>
          <w:iCs/>
          <w:sz w:val="20"/>
          <w:szCs w:val="20"/>
          <w:lang w:val="en-US"/>
        </w:rPr>
        <w:t xml:space="preserve"> Res</w:t>
      </w:r>
      <w:r>
        <w:rPr>
          <w:rFonts w:ascii="Times New Roman" w:eastAsia="Times New Roman" w:hAnsi="Times New Roman" w:cs="Times New Roman"/>
          <w:i/>
          <w:iCs/>
          <w:sz w:val="20"/>
          <w:szCs w:val="20"/>
          <w:lang w:val="en-US"/>
        </w:rPr>
        <w:t>.</w:t>
      </w:r>
      <w:r w:rsidRPr="002755FD">
        <w:rPr>
          <w:rFonts w:ascii="Times New Roman" w:eastAsia="Times New Roman" w:hAnsi="Times New Roman" w:cs="Times New Roman"/>
          <w:sz w:val="20"/>
          <w:szCs w:val="20"/>
          <w:lang w:val="en-US"/>
        </w:rPr>
        <w:t>, v. 37, p.</w:t>
      </w:r>
      <w:r>
        <w:rPr>
          <w:rFonts w:ascii="Times New Roman" w:eastAsia="Times New Roman" w:hAnsi="Times New Roman" w:cs="Times New Roman"/>
          <w:sz w:val="20"/>
          <w:szCs w:val="20"/>
          <w:lang w:val="en-US"/>
        </w:rPr>
        <w:t xml:space="preserve"> </w:t>
      </w:r>
      <w:r w:rsidRPr="002755FD">
        <w:rPr>
          <w:rFonts w:ascii="Times New Roman" w:eastAsia="Times New Roman" w:hAnsi="Times New Roman" w:cs="Times New Roman"/>
          <w:sz w:val="20"/>
          <w:szCs w:val="20"/>
          <w:lang w:val="en-US"/>
        </w:rPr>
        <w:t>320-33</w:t>
      </w:r>
      <w:r>
        <w:rPr>
          <w:rFonts w:ascii="Times New Roman" w:eastAsia="Times New Roman" w:hAnsi="Times New Roman" w:cs="Times New Roman"/>
          <w:sz w:val="20"/>
          <w:szCs w:val="20"/>
          <w:lang w:val="en-US"/>
        </w:rPr>
        <w:t xml:space="preserve">. </w:t>
      </w:r>
      <w:r w:rsidRPr="002755FD">
        <w:rPr>
          <w:rFonts w:ascii="Times New Roman" w:eastAsia="Times New Roman" w:hAnsi="Times New Roman" w:cs="Times New Roman"/>
          <w:sz w:val="20"/>
          <w:szCs w:val="20"/>
          <w:lang w:val="en-US"/>
        </w:rPr>
        <w:t>https://doi.org/10.1071/WR09171</w:t>
      </w:r>
      <w:r>
        <w:rPr>
          <w:rFonts w:ascii="Times New Roman" w:eastAsia="Times New Roman" w:hAnsi="Times New Roman" w:cs="Times New Roman"/>
          <w:sz w:val="20"/>
          <w:szCs w:val="20"/>
          <w:lang w:val="en-US"/>
        </w:rPr>
        <w:t>.</w:t>
      </w:r>
    </w:p>
    <w:p w14:paraId="7C79A0B3"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6116FFF7" w14:textId="3C885F7B" w:rsidR="00E771BE" w:rsidRPr="004F3D21" w:rsidRDefault="00527DCE" w:rsidP="00350A90">
      <w:pPr>
        <w:spacing w:after="0" w:line="240" w:lineRule="auto"/>
        <w:rPr>
          <w:rFonts w:ascii="Times New Roman" w:eastAsia="Times New Roman" w:hAnsi="Times New Roman" w:cs="Times New Roman"/>
          <w:sz w:val="20"/>
          <w:szCs w:val="20"/>
          <w:lang w:val="en-US"/>
        </w:rPr>
      </w:pPr>
      <w:r w:rsidRPr="007B7BE5">
        <w:rPr>
          <w:rFonts w:ascii="Times New Roman" w:eastAsia="Times New Roman" w:hAnsi="Times New Roman" w:cs="Times New Roman"/>
          <w:sz w:val="20"/>
          <w:szCs w:val="20"/>
        </w:rPr>
        <w:t>Teixeira</w:t>
      </w:r>
      <w:r w:rsidR="0001260C" w:rsidRPr="007B7BE5">
        <w:rPr>
          <w:rFonts w:ascii="Times New Roman" w:eastAsia="Times New Roman" w:hAnsi="Times New Roman" w:cs="Times New Roman"/>
          <w:sz w:val="20"/>
          <w:szCs w:val="20"/>
        </w:rPr>
        <w:t>,</w:t>
      </w:r>
      <w:r w:rsidRPr="007B7BE5">
        <w:rPr>
          <w:rFonts w:ascii="Times New Roman" w:eastAsia="Times New Roman" w:hAnsi="Times New Roman" w:cs="Times New Roman"/>
          <w:sz w:val="20"/>
          <w:szCs w:val="20"/>
        </w:rPr>
        <w:t xml:space="preserve"> Z.F., Coelho, A.V.P., </w:t>
      </w:r>
      <w:proofErr w:type="spellStart"/>
      <w:r w:rsidRPr="007B7BE5">
        <w:rPr>
          <w:rFonts w:ascii="Times New Roman" w:eastAsia="Times New Roman" w:hAnsi="Times New Roman" w:cs="Times New Roman"/>
          <w:sz w:val="20"/>
          <w:szCs w:val="20"/>
        </w:rPr>
        <w:t>Esperandio</w:t>
      </w:r>
      <w:proofErr w:type="spellEnd"/>
      <w:r w:rsidRPr="007B7BE5">
        <w:rPr>
          <w:rFonts w:ascii="Times New Roman" w:eastAsia="Times New Roman" w:hAnsi="Times New Roman" w:cs="Times New Roman"/>
          <w:sz w:val="20"/>
          <w:szCs w:val="20"/>
        </w:rPr>
        <w:t xml:space="preserve">, I.B., </w:t>
      </w:r>
      <w:proofErr w:type="spellStart"/>
      <w:r w:rsidRPr="007B7BE5">
        <w:rPr>
          <w:rFonts w:ascii="Times New Roman" w:eastAsia="Times New Roman" w:hAnsi="Times New Roman" w:cs="Times New Roman"/>
          <w:sz w:val="20"/>
          <w:szCs w:val="20"/>
        </w:rPr>
        <w:t>Kindel</w:t>
      </w:r>
      <w:proofErr w:type="spellEnd"/>
      <w:r w:rsidRPr="007B7BE5">
        <w:rPr>
          <w:rFonts w:ascii="Times New Roman" w:eastAsia="Times New Roman" w:hAnsi="Times New Roman" w:cs="Times New Roman"/>
          <w:sz w:val="20"/>
          <w:szCs w:val="20"/>
        </w:rPr>
        <w:t>, A.</w:t>
      </w:r>
      <w:r w:rsidR="0001260C" w:rsidRPr="007B7BE5">
        <w:rPr>
          <w:rFonts w:ascii="Times New Roman" w:eastAsia="Times New Roman" w:hAnsi="Times New Roman" w:cs="Times New Roman"/>
          <w:sz w:val="20"/>
          <w:szCs w:val="20"/>
        </w:rPr>
        <w:t>,</w:t>
      </w:r>
      <w:r w:rsidRPr="007B7BE5">
        <w:rPr>
          <w:rFonts w:ascii="Times New Roman" w:eastAsia="Times New Roman" w:hAnsi="Times New Roman" w:cs="Times New Roman"/>
          <w:sz w:val="20"/>
          <w:szCs w:val="20"/>
        </w:rPr>
        <w:t xml:space="preserve"> 2013. </w:t>
      </w:r>
      <w:r w:rsidRPr="004F3D21">
        <w:rPr>
          <w:rFonts w:ascii="Times New Roman" w:eastAsia="Times New Roman" w:hAnsi="Times New Roman" w:cs="Times New Roman"/>
          <w:sz w:val="20"/>
          <w:szCs w:val="20"/>
          <w:lang w:val="en-US"/>
        </w:rPr>
        <w:t xml:space="preserve">Vertebrate road mortality estimates: Effects of sampling methods and carcass removal. </w:t>
      </w:r>
      <w:r w:rsidRPr="00276A54">
        <w:rPr>
          <w:rFonts w:ascii="Times New Roman" w:eastAsia="Times New Roman" w:hAnsi="Times New Roman" w:cs="Times New Roman"/>
          <w:i/>
          <w:iCs/>
          <w:sz w:val="20"/>
          <w:szCs w:val="20"/>
          <w:lang w:val="en-US"/>
        </w:rPr>
        <w:t>Biol</w:t>
      </w:r>
      <w:r w:rsidR="00926F39" w:rsidRPr="00276A54">
        <w:rPr>
          <w:rFonts w:ascii="Times New Roman" w:eastAsia="Times New Roman" w:hAnsi="Times New Roman" w:cs="Times New Roman"/>
          <w:i/>
          <w:iCs/>
          <w:sz w:val="20"/>
          <w:szCs w:val="20"/>
          <w:lang w:val="en-US"/>
        </w:rPr>
        <w:t>.</w:t>
      </w:r>
      <w:r w:rsidRPr="00276A54">
        <w:rPr>
          <w:rFonts w:ascii="Times New Roman" w:eastAsia="Times New Roman" w:hAnsi="Times New Roman" w:cs="Times New Roman"/>
          <w:i/>
          <w:iCs/>
          <w:sz w:val="20"/>
          <w:szCs w:val="20"/>
          <w:lang w:val="en-US"/>
        </w:rPr>
        <w:t xml:space="preserve"> </w:t>
      </w:r>
      <w:proofErr w:type="spellStart"/>
      <w:r w:rsidR="00926F39" w:rsidRPr="00276A54">
        <w:rPr>
          <w:rFonts w:ascii="Times New Roman" w:eastAsia="Times New Roman" w:hAnsi="Times New Roman" w:cs="Times New Roman"/>
          <w:i/>
          <w:iCs/>
          <w:sz w:val="20"/>
          <w:szCs w:val="20"/>
          <w:lang w:val="en-US"/>
        </w:rPr>
        <w:t>C</w:t>
      </w:r>
      <w:r w:rsidRPr="00276A54">
        <w:rPr>
          <w:rFonts w:ascii="Times New Roman" w:eastAsia="Times New Roman" w:hAnsi="Times New Roman" w:cs="Times New Roman"/>
          <w:i/>
          <w:iCs/>
          <w:sz w:val="20"/>
          <w:szCs w:val="20"/>
          <w:lang w:val="en-US"/>
        </w:rPr>
        <w:t>onserv</w:t>
      </w:r>
      <w:proofErr w:type="spellEnd"/>
      <w:r w:rsidRPr="004F3D21">
        <w:rPr>
          <w:rFonts w:ascii="Times New Roman" w:eastAsia="Times New Roman" w:hAnsi="Times New Roman" w:cs="Times New Roman"/>
          <w:sz w:val="20"/>
          <w:szCs w:val="20"/>
          <w:lang w:val="en-US"/>
        </w:rPr>
        <w:t xml:space="preserve">. </w:t>
      </w:r>
      <w:hyperlink r:id="rId31">
        <w:r w:rsidRPr="004F3D21">
          <w:rPr>
            <w:rFonts w:ascii="Times New Roman" w:eastAsia="Times New Roman" w:hAnsi="Times New Roman" w:cs="Times New Roman"/>
            <w:color w:val="000000"/>
            <w:sz w:val="20"/>
            <w:szCs w:val="20"/>
            <w:lang w:val="en-US"/>
          </w:rPr>
          <w:t>https://doi.org/10.1016/j.biocon.2012.09.006</w:t>
        </w:r>
      </w:hyperlink>
      <w:r w:rsidRPr="004F3D21">
        <w:rPr>
          <w:rFonts w:ascii="Times New Roman" w:eastAsia="Times New Roman" w:hAnsi="Times New Roman" w:cs="Times New Roman"/>
          <w:sz w:val="20"/>
          <w:szCs w:val="20"/>
          <w:lang w:val="en-US"/>
        </w:rPr>
        <w:t>.</w:t>
      </w:r>
    </w:p>
    <w:p w14:paraId="4A669A32" w14:textId="77777777" w:rsidR="00E771BE" w:rsidRPr="00D3576C" w:rsidRDefault="00E771BE" w:rsidP="00350A90">
      <w:pPr>
        <w:spacing w:after="0" w:line="240" w:lineRule="auto"/>
        <w:rPr>
          <w:rFonts w:ascii="Times New Roman" w:eastAsia="Times New Roman" w:hAnsi="Times New Roman" w:cs="Times New Roman"/>
          <w:sz w:val="20"/>
          <w:szCs w:val="20"/>
          <w:highlight w:val="yellow"/>
          <w:lang w:val="en-US"/>
        </w:rPr>
      </w:pPr>
    </w:p>
    <w:p w14:paraId="5D36467B" w14:textId="675500BA" w:rsidR="00E771BE" w:rsidRPr="004F3D21" w:rsidRDefault="00527DCE" w:rsidP="00350A90">
      <w:pPr>
        <w:spacing w:after="0" w:line="240" w:lineRule="auto"/>
        <w:rPr>
          <w:rFonts w:ascii="Times New Roman" w:eastAsia="Times New Roman" w:hAnsi="Times New Roman" w:cs="Times New Roman"/>
          <w:sz w:val="20"/>
          <w:szCs w:val="20"/>
          <w:lang w:val="en-US"/>
        </w:rPr>
      </w:pPr>
      <w:r w:rsidRPr="004F3D21">
        <w:rPr>
          <w:rFonts w:ascii="Times New Roman" w:eastAsia="Times New Roman" w:hAnsi="Times New Roman" w:cs="Times New Roman"/>
          <w:sz w:val="20"/>
          <w:szCs w:val="20"/>
          <w:lang w:val="en-US"/>
        </w:rPr>
        <w:t>Teixeira</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Z.F., </w:t>
      </w:r>
      <w:proofErr w:type="spellStart"/>
      <w:r w:rsidRPr="004F3D21">
        <w:rPr>
          <w:rFonts w:ascii="Times New Roman" w:eastAsia="Times New Roman" w:hAnsi="Times New Roman" w:cs="Times New Roman"/>
          <w:sz w:val="20"/>
          <w:szCs w:val="20"/>
          <w:lang w:val="en-US"/>
        </w:rPr>
        <w:t>Kindel</w:t>
      </w:r>
      <w:proofErr w:type="spellEnd"/>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A., Hartz</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S.M., Mitchell</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S., </w:t>
      </w:r>
      <w:proofErr w:type="spellStart"/>
      <w:r w:rsidRPr="004F3D21">
        <w:rPr>
          <w:rFonts w:ascii="Times New Roman" w:eastAsia="Times New Roman" w:hAnsi="Times New Roman" w:cs="Times New Roman"/>
          <w:sz w:val="20"/>
          <w:szCs w:val="20"/>
          <w:lang w:val="en-US"/>
        </w:rPr>
        <w:t>Fahrig</w:t>
      </w:r>
      <w:proofErr w:type="spellEnd"/>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L.</w:t>
      </w:r>
      <w:r w:rsidR="0001260C" w:rsidRPr="004F3D21">
        <w:rPr>
          <w:rFonts w:ascii="Times New Roman" w:eastAsia="Times New Roman" w:hAnsi="Times New Roman" w:cs="Times New Roman"/>
          <w:sz w:val="20"/>
          <w:szCs w:val="20"/>
          <w:lang w:val="en-US"/>
        </w:rPr>
        <w:t>,</w:t>
      </w:r>
      <w:r w:rsidRPr="004F3D21">
        <w:rPr>
          <w:rFonts w:ascii="Times New Roman" w:eastAsia="Times New Roman" w:hAnsi="Times New Roman" w:cs="Times New Roman"/>
          <w:sz w:val="20"/>
          <w:szCs w:val="20"/>
          <w:lang w:val="en-US"/>
        </w:rPr>
        <w:t xml:space="preserve"> 2017. When </w:t>
      </w:r>
      <w:r w:rsidR="00300B5A">
        <w:rPr>
          <w:rFonts w:ascii="Times New Roman" w:eastAsia="Times New Roman" w:hAnsi="Times New Roman" w:cs="Times New Roman"/>
          <w:sz w:val="20"/>
          <w:szCs w:val="20"/>
          <w:lang w:val="en-US"/>
        </w:rPr>
        <w:t>road-kill</w:t>
      </w:r>
      <w:r w:rsidRPr="004F3D21">
        <w:rPr>
          <w:rFonts w:ascii="Times New Roman" w:eastAsia="Times New Roman" w:hAnsi="Times New Roman" w:cs="Times New Roman"/>
          <w:sz w:val="20"/>
          <w:szCs w:val="20"/>
          <w:lang w:val="en-US"/>
        </w:rPr>
        <w:t xml:space="preserve"> hotspots do not indicate the best sites for </w:t>
      </w:r>
      <w:r w:rsidR="00300B5A">
        <w:rPr>
          <w:rFonts w:ascii="Times New Roman" w:eastAsia="Times New Roman" w:hAnsi="Times New Roman" w:cs="Times New Roman"/>
          <w:sz w:val="20"/>
          <w:szCs w:val="20"/>
          <w:lang w:val="en-US"/>
        </w:rPr>
        <w:t>road-kill</w:t>
      </w:r>
      <w:r w:rsidRPr="004F3D21">
        <w:rPr>
          <w:rFonts w:ascii="Times New Roman" w:eastAsia="Times New Roman" w:hAnsi="Times New Roman" w:cs="Times New Roman"/>
          <w:sz w:val="20"/>
          <w:szCs w:val="20"/>
          <w:lang w:val="en-US"/>
        </w:rPr>
        <w:t xml:space="preserve"> mitigation. </w:t>
      </w:r>
      <w:r w:rsidR="00926F39" w:rsidRPr="00276A54">
        <w:rPr>
          <w:rFonts w:ascii="Times New Roman" w:eastAsia="Times New Roman" w:hAnsi="Times New Roman" w:cs="Times New Roman"/>
          <w:i/>
          <w:iCs/>
          <w:sz w:val="20"/>
          <w:szCs w:val="20"/>
          <w:lang w:val="en-US"/>
        </w:rPr>
        <w:t>J Appl Ecol</w:t>
      </w:r>
      <w:r w:rsidRPr="004F3D21">
        <w:rPr>
          <w:rFonts w:ascii="Times New Roman" w:eastAsia="Times New Roman" w:hAnsi="Times New Roman" w:cs="Times New Roman"/>
          <w:sz w:val="20"/>
          <w:szCs w:val="20"/>
          <w:lang w:val="en-US"/>
        </w:rPr>
        <w:t>. 54, 1544-1551. h</w:t>
      </w:r>
      <w:r w:rsidR="00134D14">
        <w:fldChar w:fldCharType="begin"/>
      </w:r>
      <w:r w:rsidR="00134D14" w:rsidRPr="007B7BE5">
        <w:rPr>
          <w:lang w:val="en-US"/>
          <w:rPrChange w:id="104" w:author="lutebio@outlook.com" w:date="2021-05-11T16:09:00Z">
            <w:rPr/>
          </w:rPrChange>
        </w:rPr>
        <w:instrText xml:space="preserve"> HYPERLINK "https://doi.org/10.1111/1365-2664.12870" \h </w:instrText>
      </w:r>
      <w:r w:rsidR="00134D14">
        <w:fldChar w:fldCharType="separate"/>
      </w:r>
      <w:r w:rsidRPr="004F3D21">
        <w:rPr>
          <w:rFonts w:ascii="Times New Roman" w:eastAsia="Times New Roman" w:hAnsi="Times New Roman" w:cs="Times New Roman"/>
          <w:sz w:val="20"/>
          <w:szCs w:val="20"/>
          <w:lang w:val="en-US"/>
        </w:rPr>
        <w:t>ttps://doi.org/10.1111/1365-2664.12870</w:t>
      </w:r>
      <w:r w:rsidR="00134D14">
        <w:rPr>
          <w:rFonts w:ascii="Times New Roman" w:eastAsia="Times New Roman" w:hAnsi="Times New Roman" w:cs="Times New Roman"/>
          <w:sz w:val="20"/>
          <w:szCs w:val="20"/>
          <w:lang w:val="en-US"/>
        </w:rPr>
        <w:fldChar w:fldCharType="end"/>
      </w:r>
      <w:r w:rsidRPr="004F3D21">
        <w:rPr>
          <w:rFonts w:ascii="Times New Roman" w:eastAsia="Times New Roman" w:hAnsi="Times New Roman" w:cs="Times New Roman"/>
          <w:sz w:val="20"/>
          <w:szCs w:val="20"/>
          <w:lang w:val="en-US"/>
        </w:rPr>
        <w:t>.</w:t>
      </w:r>
    </w:p>
    <w:p w14:paraId="6B1A206B" w14:textId="77777777" w:rsidR="009118A9" w:rsidRPr="00D3576C" w:rsidRDefault="009118A9" w:rsidP="00350A90">
      <w:pPr>
        <w:spacing w:after="0" w:line="240" w:lineRule="auto"/>
        <w:rPr>
          <w:rFonts w:ascii="Times New Roman" w:eastAsia="Times New Roman" w:hAnsi="Times New Roman" w:cs="Times New Roman"/>
          <w:sz w:val="20"/>
          <w:szCs w:val="20"/>
          <w:highlight w:val="yellow"/>
          <w:lang w:val="en-US"/>
        </w:rPr>
      </w:pPr>
    </w:p>
    <w:p w14:paraId="16E8F3CD" w14:textId="31332F21" w:rsidR="004A6AE1" w:rsidRDefault="004A6AE1" w:rsidP="00350A90">
      <w:pPr>
        <w:spacing w:after="0" w:line="240" w:lineRule="auto"/>
        <w:ind w:right="142"/>
        <w:rPr>
          <w:rFonts w:ascii="Times New Roman" w:eastAsia="Times New Roman" w:hAnsi="Times New Roman" w:cs="Times New Roman"/>
          <w:sz w:val="20"/>
          <w:szCs w:val="20"/>
          <w:lang w:val="en-US"/>
        </w:rPr>
      </w:pPr>
      <w:r w:rsidRPr="00AD3479">
        <w:rPr>
          <w:rFonts w:ascii="Times New Roman" w:eastAsia="Times New Roman" w:hAnsi="Times New Roman" w:cs="Times New Roman"/>
          <w:sz w:val="20"/>
          <w:szCs w:val="20"/>
          <w:lang w:val="en-US"/>
        </w:rPr>
        <w:t>Zhang</w:t>
      </w:r>
      <w:r w:rsidR="00DE1A3B" w:rsidRPr="00AD3479">
        <w:rPr>
          <w:rFonts w:ascii="Times New Roman" w:eastAsia="Times New Roman" w:hAnsi="Times New Roman" w:cs="Times New Roman"/>
          <w:sz w:val="20"/>
          <w:szCs w:val="20"/>
          <w:lang w:val="en-US"/>
        </w:rPr>
        <w:t>,</w:t>
      </w:r>
      <w:r w:rsidRPr="00AD3479">
        <w:rPr>
          <w:rFonts w:ascii="Times New Roman" w:eastAsia="Times New Roman" w:hAnsi="Times New Roman" w:cs="Times New Roman"/>
          <w:sz w:val="20"/>
          <w:szCs w:val="20"/>
          <w:lang w:val="en-US"/>
        </w:rPr>
        <w:t xml:space="preserve"> S., Foerster</w:t>
      </w:r>
      <w:r w:rsidR="0001260C" w:rsidRPr="00AD3479">
        <w:rPr>
          <w:rFonts w:ascii="Times New Roman" w:eastAsia="Times New Roman" w:hAnsi="Times New Roman" w:cs="Times New Roman"/>
          <w:sz w:val="20"/>
          <w:szCs w:val="20"/>
          <w:lang w:val="en-US"/>
        </w:rPr>
        <w:t>,</w:t>
      </w:r>
      <w:r w:rsidRPr="00AD3479">
        <w:rPr>
          <w:rFonts w:ascii="Times New Roman" w:eastAsia="Times New Roman" w:hAnsi="Times New Roman" w:cs="Times New Roman"/>
          <w:sz w:val="20"/>
          <w:szCs w:val="20"/>
          <w:lang w:val="en-US"/>
        </w:rPr>
        <w:t xml:space="preserve"> S., Medeiros</w:t>
      </w:r>
      <w:r w:rsidR="00DE1A3B" w:rsidRPr="00AD3479">
        <w:rPr>
          <w:rFonts w:ascii="Times New Roman" w:eastAsia="Times New Roman" w:hAnsi="Times New Roman" w:cs="Times New Roman"/>
          <w:sz w:val="20"/>
          <w:szCs w:val="20"/>
          <w:lang w:val="en-US"/>
        </w:rPr>
        <w:t>,</w:t>
      </w:r>
      <w:r w:rsidRPr="00AD3479">
        <w:rPr>
          <w:rFonts w:ascii="Times New Roman" w:eastAsia="Times New Roman" w:hAnsi="Times New Roman" w:cs="Times New Roman"/>
          <w:sz w:val="20"/>
          <w:szCs w:val="20"/>
          <w:lang w:val="en-US"/>
        </w:rPr>
        <w:t xml:space="preserve"> P., de Araújo</w:t>
      </w:r>
      <w:r w:rsidR="0001260C" w:rsidRPr="00AD3479">
        <w:rPr>
          <w:rFonts w:ascii="Times New Roman" w:eastAsia="Times New Roman" w:hAnsi="Times New Roman" w:cs="Times New Roman"/>
          <w:sz w:val="20"/>
          <w:szCs w:val="20"/>
          <w:lang w:val="en-US"/>
        </w:rPr>
        <w:t>,</w:t>
      </w:r>
      <w:r w:rsidRPr="00AD3479">
        <w:rPr>
          <w:rFonts w:ascii="Times New Roman" w:eastAsia="Times New Roman" w:hAnsi="Times New Roman" w:cs="Times New Roman"/>
          <w:sz w:val="20"/>
          <w:szCs w:val="20"/>
          <w:lang w:val="en-US"/>
        </w:rPr>
        <w:t xml:space="preserve"> J.C., Motagh</w:t>
      </w:r>
      <w:r w:rsidR="0001260C" w:rsidRPr="00AD3479">
        <w:rPr>
          <w:rFonts w:ascii="Times New Roman" w:eastAsia="Times New Roman" w:hAnsi="Times New Roman" w:cs="Times New Roman"/>
          <w:sz w:val="20"/>
          <w:szCs w:val="20"/>
          <w:lang w:val="en-US"/>
        </w:rPr>
        <w:t>,</w:t>
      </w:r>
      <w:r w:rsidRPr="00AD3479">
        <w:rPr>
          <w:rFonts w:ascii="Times New Roman" w:eastAsia="Times New Roman" w:hAnsi="Times New Roman" w:cs="Times New Roman"/>
          <w:sz w:val="20"/>
          <w:szCs w:val="20"/>
          <w:lang w:val="en-US"/>
        </w:rPr>
        <w:t xml:space="preserve"> M., Waske</w:t>
      </w:r>
      <w:r w:rsidR="0001260C" w:rsidRPr="00AD3479">
        <w:rPr>
          <w:rFonts w:ascii="Times New Roman" w:eastAsia="Times New Roman" w:hAnsi="Times New Roman" w:cs="Times New Roman"/>
          <w:sz w:val="20"/>
          <w:szCs w:val="20"/>
          <w:lang w:val="en-US"/>
        </w:rPr>
        <w:t>,</w:t>
      </w:r>
      <w:r w:rsidRPr="00AD3479">
        <w:rPr>
          <w:rFonts w:ascii="Times New Roman" w:eastAsia="Times New Roman" w:hAnsi="Times New Roman" w:cs="Times New Roman"/>
          <w:sz w:val="20"/>
          <w:szCs w:val="20"/>
          <w:lang w:val="en-US"/>
        </w:rPr>
        <w:t xml:space="preserve"> B.</w:t>
      </w:r>
      <w:r w:rsidR="0001260C" w:rsidRPr="00AD3479">
        <w:rPr>
          <w:rFonts w:ascii="Times New Roman" w:eastAsia="Times New Roman" w:hAnsi="Times New Roman" w:cs="Times New Roman"/>
          <w:sz w:val="20"/>
          <w:szCs w:val="20"/>
          <w:lang w:val="en-US"/>
        </w:rPr>
        <w:t>,</w:t>
      </w:r>
      <w:r w:rsidRPr="00AD3479">
        <w:rPr>
          <w:rFonts w:ascii="Times New Roman" w:eastAsia="Times New Roman" w:hAnsi="Times New Roman" w:cs="Times New Roman"/>
          <w:sz w:val="20"/>
          <w:szCs w:val="20"/>
          <w:lang w:val="en-US"/>
        </w:rPr>
        <w:t xml:space="preserve"> 2016. </w:t>
      </w:r>
      <w:r w:rsidRPr="004F3D21">
        <w:rPr>
          <w:rFonts w:ascii="Times New Roman" w:eastAsia="Times New Roman" w:hAnsi="Times New Roman" w:cs="Times New Roman"/>
          <w:sz w:val="20"/>
          <w:szCs w:val="20"/>
          <w:lang w:val="en-US"/>
        </w:rPr>
        <w:t>Bathymetric survey of water reservoirs in north-eastern Brazil based on Tan</w:t>
      </w:r>
      <w:r w:rsidR="00F03A91" w:rsidRPr="004F3D21">
        <w:rPr>
          <w:rFonts w:ascii="Times New Roman" w:eastAsia="Times New Roman" w:hAnsi="Times New Roman" w:cs="Times New Roman"/>
          <w:sz w:val="20"/>
          <w:szCs w:val="20"/>
          <w:lang w:val="en-US"/>
        </w:rPr>
        <w:t xml:space="preserve"> </w:t>
      </w:r>
      <w:r w:rsidRPr="004F3D21">
        <w:rPr>
          <w:rFonts w:ascii="Times New Roman" w:eastAsia="Times New Roman" w:hAnsi="Times New Roman" w:cs="Times New Roman"/>
          <w:sz w:val="20"/>
          <w:szCs w:val="20"/>
          <w:lang w:val="en-US"/>
        </w:rPr>
        <w:t xml:space="preserve">DEM-X satellite data. </w:t>
      </w:r>
      <w:r w:rsidR="00926F39" w:rsidRPr="00276A54">
        <w:rPr>
          <w:rFonts w:ascii="Times New Roman" w:eastAsia="Times New Roman" w:hAnsi="Times New Roman" w:cs="Times New Roman"/>
          <w:i/>
          <w:iCs/>
          <w:sz w:val="20"/>
          <w:szCs w:val="20"/>
          <w:lang w:val="en-US"/>
        </w:rPr>
        <w:t>Sci.</w:t>
      </w:r>
      <w:r w:rsidR="00AB4258" w:rsidRPr="00276A54">
        <w:rPr>
          <w:rFonts w:ascii="Times New Roman" w:eastAsia="Times New Roman" w:hAnsi="Times New Roman" w:cs="Times New Roman"/>
          <w:i/>
          <w:iCs/>
          <w:sz w:val="20"/>
          <w:szCs w:val="20"/>
          <w:lang w:val="en-US"/>
        </w:rPr>
        <w:t xml:space="preserve"> </w:t>
      </w:r>
      <w:r w:rsidR="00926F39" w:rsidRPr="00276A54">
        <w:rPr>
          <w:rFonts w:ascii="Times New Roman" w:eastAsia="Times New Roman" w:hAnsi="Times New Roman" w:cs="Times New Roman"/>
          <w:i/>
          <w:iCs/>
          <w:sz w:val="20"/>
          <w:szCs w:val="20"/>
          <w:lang w:val="en-US"/>
        </w:rPr>
        <w:t>Total</w:t>
      </w:r>
      <w:r w:rsidR="00AB4258" w:rsidRPr="00276A54">
        <w:rPr>
          <w:rFonts w:ascii="Times New Roman" w:eastAsia="Times New Roman" w:hAnsi="Times New Roman" w:cs="Times New Roman"/>
          <w:i/>
          <w:iCs/>
          <w:sz w:val="20"/>
          <w:szCs w:val="20"/>
          <w:lang w:val="en-US"/>
        </w:rPr>
        <w:t xml:space="preserve"> </w:t>
      </w:r>
      <w:r w:rsidR="00926F39" w:rsidRPr="00276A54">
        <w:rPr>
          <w:rFonts w:ascii="Times New Roman" w:eastAsia="Times New Roman" w:hAnsi="Times New Roman" w:cs="Times New Roman"/>
          <w:i/>
          <w:iCs/>
          <w:sz w:val="20"/>
          <w:szCs w:val="20"/>
          <w:lang w:val="en-US"/>
        </w:rPr>
        <w:t>Environ</w:t>
      </w:r>
      <w:r w:rsidR="00F82537" w:rsidRPr="004F3D21">
        <w:rPr>
          <w:rFonts w:ascii="Times New Roman" w:eastAsia="Times New Roman" w:hAnsi="Times New Roman" w:cs="Times New Roman"/>
          <w:sz w:val="20"/>
          <w:szCs w:val="20"/>
          <w:lang w:val="en-US"/>
        </w:rPr>
        <w:t>.</w:t>
      </w:r>
      <w:r w:rsidR="005535D0" w:rsidRPr="004F3D21">
        <w:rPr>
          <w:rFonts w:ascii="Times New Roman" w:eastAsia="Times New Roman" w:hAnsi="Times New Roman" w:cs="Times New Roman"/>
          <w:sz w:val="20"/>
          <w:szCs w:val="20"/>
          <w:lang w:val="en-US"/>
        </w:rPr>
        <w:t xml:space="preserve"> 571,</w:t>
      </w:r>
      <w:r w:rsidRPr="004F3D21">
        <w:rPr>
          <w:rFonts w:ascii="Times New Roman" w:eastAsia="Times New Roman" w:hAnsi="Times New Roman" w:cs="Times New Roman"/>
          <w:sz w:val="20"/>
          <w:szCs w:val="20"/>
          <w:lang w:val="en-US"/>
        </w:rPr>
        <w:t xml:space="preserve"> 575–593</w:t>
      </w:r>
      <w:r w:rsidR="005535D0" w:rsidRPr="004F3D21">
        <w:rPr>
          <w:rFonts w:ascii="Times New Roman" w:eastAsia="Times New Roman" w:hAnsi="Times New Roman" w:cs="Times New Roman"/>
          <w:sz w:val="20"/>
          <w:szCs w:val="20"/>
          <w:lang w:val="en-US"/>
        </w:rPr>
        <w:t xml:space="preserve">. </w:t>
      </w:r>
      <w:r w:rsidR="003C7CB7" w:rsidRPr="006D4E3D">
        <w:rPr>
          <w:rFonts w:ascii="Times New Roman" w:eastAsia="Times New Roman" w:hAnsi="Times New Roman" w:cs="Times New Roman"/>
          <w:sz w:val="20"/>
          <w:szCs w:val="20"/>
          <w:lang w:val="en-US"/>
        </w:rPr>
        <w:t>http://dx.doi.org/10.1016/j.scitotenv.2016.07.024</w:t>
      </w:r>
      <w:r w:rsidR="009118A9" w:rsidRPr="004F3D21">
        <w:rPr>
          <w:rFonts w:ascii="Times New Roman" w:eastAsia="Times New Roman" w:hAnsi="Times New Roman" w:cs="Times New Roman"/>
          <w:sz w:val="20"/>
          <w:szCs w:val="20"/>
          <w:lang w:val="en-US"/>
        </w:rPr>
        <w:t>.</w:t>
      </w:r>
    </w:p>
    <w:p w14:paraId="419499B3" w14:textId="5134FE7C" w:rsidR="003C7CB7" w:rsidRDefault="003C7CB7" w:rsidP="00350A90">
      <w:pPr>
        <w:spacing w:after="0" w:line="240" w:lineRule="auto"/>
        <w:ind w:right="142"/>
        <w:rPr>
          <w:rFonts w:ascii="Times New Roman" w:eastAsia="Times New Roman" w:hAnsi="Times New Roman" w:cs="Times New Roman"/>
          <w:sz w:val="20"/>
          <w:szCs w:val="20"/>
          <w:lang w:val="en-US"/>
        </w:rPr>
      </w:pPr>
    </w:p>
    <w:p w14:paraId="6E713FB4" w14:textId="6B35B971" w:rsidR="003C7CB7" w:rsidRDefault="001029B9" w:rsidP="003C7CB7">
      <w:pPr>
        <w:spacing w:after="0" w:line="240" w:lineRule="auto"/>
        <w:ind w:right="141"/>
        <w:jc w:val="both"/>
        <w:rPr>
          <w:rFonts w:ascii="Times New Roman" w:eastAsia="Times New Roman" w:hAnsi="Times New Roman" w:cs="Times New Roman"/>
          <w:b/>
          <w:sz w:val="20"/>
          <w:szCs w:val="20"/>
          <w:lang w:val="en-US"/>
        </w:rPr>
      </w:pPr>
      <w:r w:rsidRPr="00803E4B">
        <w:rPr>
          <w:rFonts w:ascii="Times New Roman" w:eastAsia="Times New Roman" w:hAnsi="Times New Roman" w:cs="Times New Roman"/>
          <w:b/>
          <w:sz w:val="20"/>
          <w:szCs w:val="20"/>
          <w:lang w:val="en-US"/>
        </w:rPr>
        <w:t>SUPPORTING INFORMATION</w:t>
      </w:r>
    </w:p>
    <w:p w14:paraId="09A5C119" w14:textId="77777777" w:rsidR="003C7CB7" w:rsidRPr="00D17A36" w:rsidRDefault="003C7CB7" w:rsidP="003C7CB7">
      <w:pPr>
        <w:spacing w:after="0" w:line="240" w:lineRule="auto"/>
        <w:ind w:right="141"/>
        <w:jc w:val="both"/>
        <w:rPr>
          <w:rFonts w:ascii="Times New Roman" w:eastAsia="Times New Roman" w:hAnsi="Times New Roman" w:cs="Times New Roman"/>
          <w:b/>
          <w:sz w:val="20"/>
          <w:szCs w:val="20"/>
          <w:lang w:val="en-US"/>
        </w:rPr>
      </w:pPr>
    </w:p>
    <w:p w14:paraId="7F7B23C7" w14:textId="30078631" w:rsidR="00BB1879" w:rsidRDefault="00BB1879" w:rsidP="003C7CB7">
      <w:pPr>
        <w:spacing w:after="0" w:line="240" w:lineRule="auto"/>
        <w:ind w:firstLine="708"/>
        <w:jc w:val="both"/>
        <w:rPr>
          <w:rFonts w:ascii="Times New Roman" w:eastAsia="Times New Roman" w:hAnsi="Times New Roman" w:cs="Times New Roman"/>
          <w:sz w:val="20"/>
          <w:szCs w:val="20"/>
          <w:lang w:val="en-US"/>
        </w:rPr>
      </w:pPr>
      <w:r w:rsidRPr="00BB1879">
        <w:rPr>
          <w:rFonts w:ascii="Times New Roman" w:eastAsia="Times New Roman" w:hAnsi="Times New Roman" w:cs="Times New Roman"/>
          <w:sz w:val="20"/>
          <w:szCs w:val="20"/>
          <w:lang w:val="en-US"/>
        </w:rPr>
        <w:t>Additional supporting information can be found online in the supporting information tab for this article.</w:t>
      </w:r>
    </w:p>
    <w:p w14:paraId="2BB3DB39" w14:textId="2DEDE6E2" w:rsidR="00A06338" w:rsidRDefault="00A06338" w:rsidP="003C7CB7">
      <w:pPr>
        <w:spacing w:after="0" w:line="240" w:lineRule="auto"/>
        <w:ind w:firstLine="708"/>
        <w:jc w:val="both"/>
        <w:rPr>
          <w:rFonts w:ascii="Times New Roman" w:eastAsia="Times New Roman" w:hAnsi="Times New Roman" w:cs="Times New Roman"/>
          <w:sz w:val="20"/>
          <w:szCs w:val="20"/>
          <w:lang w:val="en-US"/>
        </w:rPr>
      </w:pPr>
    </w:p>
    <w:p w14:paraId="1ABF4964" w14:textId="377B3C72" w:rsidR="00A06338" w:rsidRDefault="00A06338" w:rsidP="003C7CB7">
      <w:pPr>
        <w:spacing w:after="0" w:line="240" w:lineRule="auto"/>
        <w:ind w:firstLine="708"/>
        <w:jc w:val="both"/>
        <w:rPr>
          <w:rFonts w:ascii="Times New Roman" w:eastAsia="Times New Roman" w:hAnsi="Times New Roman" w:cs="Times New Roman"/>
          <w:sz w:val="20"/>
          <w:szCs w:val="20"/>
          <w:lang w:val="en-US"/>
        </w:rPr>
      </w:pPr>
      <w:r w:rsidRPr="00A979E2">
        <w:rPr>
          <w:rFonts w:ascii="Times New Roman" w:eastAsia="Times New Roman" w:hAnsi="Times New Roman" w:cs="Times New Roman"/>
          <w:b/>
          <w:bCs/>
          <w:sz w:val="20"/>
          <w:szCs w:val="20"/>
          <w:lang w:val="en-US"/>
        </w:rPr>
        <w:t>Appendix S1</w:t>
      </w:r>
      <w:r>
        <w:rPr>
          <w:rFonts w:ascii="Times New Roman" w:eastAsia="Times New Roman" w:hAnsi="Times New Roman" w:cs="Times New Roman"/>
          <w:sz w:val="20"/>
          <w:szCs w:val="20"/>
          <w:lang w:val="en-US"/>
        </w:rPr>
        <w:t>. Map o</w:t>
      </w:r>
      <w:r w:rsidR="000A0F21">
        <w:rPr>
          <w:rFonts w:ascii="Times New Roman" w:eastAsia="Times New Roman" w:hAnsi="Times New Roman" w:cs="Times New Roman"/>
          <w:sz w:val="20"/>
          <w:szCs w:val="20"/>
          <w:lang w:val="en-US"/>
        </w:rPr>
        <w:t>f</w:t>
      </w:r>
      <w:r>
        <w:rPr>
          <w:rFonts w:ascii="Times New Roman" w:eastAsia="Times New Roman" w:hAnsi="Times New Roman" w:cs="Times New Roman"/>
          <w:sz w:val="20"/>
          <w:szCs w:val="20"/>
          <w:lang w:val="en-US"/>
        </w:rPr>
        <w:t xml:space="preserve"> vegetation and land </w:t>
      </w:r>
      <w:r w:rsidR="003B45A4">
        <w:rPr>
          <w:rFonts w:ascii="Times New Roman" w:eastAsia="Times New Roman" w:hAnsi="Times New Roman" w:cs="Times New Roman"/>
          <w:sz w:val="20"/>
          <w:szCs w:val="20"/>
          <w:lang w:val="en-US"/>
        </w:rPr>
        <w:t>cover</w:t>
      </w:r>
      <w:r w:rsidR="00001A85">
        <w:rPr>
          <w:rFonts w:ascii="Times New Roman" w:eastAsia="Times New Roman" w:hAnsi="Times New Roman" w:cs="Times New Roman"/>
          <w:sz w:val="20"/>
          <w:szCs w:val="20"/>
          <w:lang w:val="en-US"/>
        </w:rPr>
        <w:t xml:space="preserve"> of the study area.</w:t>
      </w:r>
    </w:p>
    <w:p w14:paraId="0DCAB4D0" w14:textId="337061AB" w:rsidR="00E05C10" w:rsidRDefault="00E05C10" w:rsidP="003C7CB7">
      <w:pPr>
        <w:spacing w:after="0" w:line="240" w:lineRule="auto"/>
        <w:ind w:firstLine="708"/>
        <w:jc w:val="both"/>
        <w:rPr>
          <w:rFonts w:ascii="Times New Roman" w:eastAsia="Times New Roman" w:hAnsi="Times New Roman" w:cs="Times New Roman"/>
          <w:sz w:val="20"/>
          <w:szCs w:val="20"/>
          <w:lang w:val="en-US"/>
        </w:rPr>
      </w:pPr>
      <w:r w:rsidRPr="00A979E2">
        <w:rPr>
          <w:rFonts w:ascii="Times New Roman" w:eastAsia="Times New Roman" w:hAnsi="Times New Roman" w:cs="Times New Roman"/>
          <w:b/>
          <w:bCs/>
          <w:sz w:val="20"/>
          <w:szCs w:val="20"/>
          <w:lang w:val="en-US"/>
        </w:rPr>
        <w:t>Appendix S2.</w:t>
      </w:r>
      <w:r>
        <w:rPr>
          <w:rFonts w:ascii="Times New Roman" w:eastAsia="Times New Roman" w:hAnsi="Times New Roman" w:cs="Times New Roman"/>
          <w:sz w:val="20"/>
          <w:szCs w:val="20"/>
          <w:lang w:val="en-US"/>
        </w:rPr>
        <w:t xml:space="preserve"> </w:t>
      </w:r>
      <w:r w:rsidR="00300B5A">
        <w:rPr>
          <w:rFonts w:ascii="Times New Roman" w:eastAsia="Times New Roman" w:hAnsi="Times New Roman" w:cs="Times New Roman"/>
          <w:sz w:val="20"/>
          <w:szCs w:val="20"/>
          <w:lang w:val="en-US"/>
        </w:rPr>
        <w:t>Road-kill</w:t>
      </w:r>
      <w:r>
        <w:rPr>
          <w:rFonts w:ascii="Times New Roman" w:eastAsia="Times New Roman" w:hAnsi="Times New Roman" w:cs="Times New Roman"/>
          <w:sz w:val="20"/>
          <w:szCs w:val="20"/>
          <w:lang w:val="en-US"/>
        </w:rPr>
        <w:t xml:space="preserve"> rate by species.</w:t>
      </w:r>
    </w:p>
    <w:p w14:paraId="0FD0E158" w14:textId="266B39CB" w:rsidR="00E05C10" w:rsidRDefault="00E05C10" w:rsidP="003C7CB7">
      <w:pPr>
        <w:spacing w:after="0" w:line="240" w:lineRule="auto"/>
        <w:ind w:firstLine="708"/>
        <w:jc w:val="both"/>
        <w:rPr>
          <w:rFonts w:ascii="Times New Roman" w:eastAsia="Times New Roman" w:hAnsi="Times New Roman" w:cs="Times New Roman"/>
          <w:sz w:val="20"/>
          <w:szCs w:val="20"/>
          <w:lang w:val="en-US"/>
        </w:rPr>
      </w:pPr>
      <w:r w:rsidRPr="00A979E2">
        <w:rPr>
          <w:rFonts w:ascii="Times New Roman" w:eastAsia="Times New Roman" w:hAnsi="Times New Roman" w:cs="Times New Roman"/>
          <w:b/>
          <w:bCs/>
          <w:sz w:val="20"/>
          <w:szCs w:val="20"/>
          <w:lang w:val="en-US"/>
        </w:rPr>
        <w:t>Appendix S3.</w:t>
      </w:r>
      <w:r w:rsidR="00F62A56">
        <w:rPr>
          <w:rFonts w:ascii="Times New Roman" w:eastAsia="Times New Roman" w:hAnsi="Times New Roman" w:cs="Times New Roman"/>
          <w:sz w:val="20"/>
          <w:szCs w:val="20"/>
          <w:lang w:val="en-US"/>
        </w:rPr>
        <w:t xml:space="preserve"> </w:t>
      </w:r>
      <w:r w:rsidR="00AE0027" w:rsidRPr="00AE0027">
        <w:rPr>
          <w:rFonts w:ascii="Times New Roman" w:eastAsia="Times New Roman" w:hAnsi="Times New Roman" w:cs="Times New Roman"/>
          <w:sz w:val="20"/>
          <w:szCs w:val="20"/>
          <w:lang w:val="en-US"/>
        </w:rPr>
        <w:t>Results from the 2D Ripley's K-Statistics</w:t>
      </w:r>
    </w:p>
    <w:p w14:paraId="7A94F783" w14:textId="068E02AC" w:rsidR="00A822BF" w:rsidRDefault="00A822BF" w:rsidP="003C7CB7">
      <w:pPr>
        <w:spacing w:after="0" w:line="240" w:lineRule="auto"/>
        <w:ind w:firstLine="708"/>
        <w:jc w:val="both"/>
        <w:rPr>
          <w:rFonts w:ascii="Times New Roman" w:eastAsia="Times New Roman" w:hAnsi="Times New Roman" w:cs="Times New Roman"/>
          <w:sz w:val="20"/>
          <w:szCs w:val="20"/>
          <w:lang w:val="en-US"/>
        </w:rPr>
      </w:pPr>
      <w:r w:rsidRPr="00A979E2">
        <w:rPr>
          <w:rFonts w:ascii="Times New Roman" w:eastAsia="Times New Roman" w:hAnsi="Times New Roman" w:cs="Times New Roman"/>
          <w:b/>
          <w:bCs/>
          <w:sz w:val="20"/>
          <w:szCs w:val="20"/>
          <w:lang w:val="en-US"/>
        </w:rPr>
        <w:t>Appendix S</w:t>
      </w:r>
      <w:r>
        <w:rPr>
          <w:rFonts w:ascii="Times New Roman" w:eastAsia="Times New Roman" w:hAnsi="Times New Roman" w:cs="Times New Roman"/>
          <w:b/>
          <w:bCs/>
          <w:sz w:val="20"/>
          <w:szCs w:val="20"/>
          <w:lang w:val="en-US"/>
        </w:rPr>
        <w:t xml:space="preserve">4. </w:t>
      </w:r>
      <w:r w:rsidR="00451746" w:rsidRPr="00F20F08">
        <w:rPr>
          <w:rFonts w:ascii="Times New Roman" w:eastAsia="Times New Roman" w:hAnsi="Times New Roman" w:cs="Times New Roman"/>
          <w:sz w:val="20"/>
          <w:szCs w:val="20"/>
          <w:lang w:val="en-US"/>
        </w:rPr>
        <w:t>Road-kill pictures on a road in the Brazilian semiarid environment</w:t>
      </w:r>
      <w:r>
        <w:rPr>
          <w:rFonts w:ascii="Times New Roman" w:eastAsia="Times New Roman" w:hAnsi="Times New Roman" w:cs="Times New Roman"/>
          <w:sz w:val="20"/>
          <w:szCs w:val="20"/>
          <w:lang w:val="en-US"/>
        </w:rPr>
        <w:t>.</w:t>
      </w:r>
    </w:p>
    <w:p w14:paraId="389938D0" w14:textId="6A318062" w:rsidR="00BD5D22" w:rsidRPr="00A822BF" w:rsidRDefault="00BD5D22" w:rsidP="003C7CB7">
      <w:pPr>
        <w:spacing w:after="0" w:line="240" w:lineRule="auto"/>
        <w:ind w:firstLine="708"/>
        <w:jc w:val="both"/>
        <w:rPr>
          <w:rFonts w:ascii="Times New Roman" w:eastAsia="Times New Roman" w:hAnsi="Times New Roman" w:cs="Times New Roman"/>
          <w:sz w:val="20"/>
          <w:szCs w:val="20"/>
          <w:lang w:val="en-US"/>
        </w:rPr>
      </w:pPr>
      <w:r w:rsidRPr="00F20F08">
        <w:rPr>
          <w:rFonts w:ascii="Times New Roman" w:eastAsia="Times New Roman" w:hAnsi="Times New Roman" w:cs="Times New Roman"/>
          <w:b/>
          <w:bCs/>
          <w:sz w:val="20"/>
          <w:szCs w:val="20"/>
          <w:lang w:val="en-US"/>
        </w:rPr>
        <w:t>Appendix S5</w:t>
      </w:r>
      <w:r w:rsidRPr="00F20F08">
        <w:rPr>
          <w:rFonts w:ascii="Times New Roman" w:eastAsia="Times New Roman" w:hAnsi="Times New Roman" w:cs="Times New Roman"/>
          <w:sz w:val="20"/>
          <w:szCs w:val="20"/>
          <w:lang w:val="en-US"/>
        </w:rPr>
        <w:t xml:space="preserve">. </w:t>
      </w:r>
      <w:r w:rsidR="00451746">
        <w:rPr>
          <w:rFonts w:ascii="Times New Roman" w:eastAsia="Times New Roman" w:hAnsi="Times New Roman" w:cs="Times New Roman"/>
          <w:sz w:val="20"/>
          <w:szCs w:val="20"/>
          <w:lang w:val="en-US"/>
        </w:rPr>
        <w:t>Abstract graphic.</w:t>
      </w:r>
    </w:p>
    <w:sectPr w:rsidR="00BD5D22" w:rsidRPr="00A822BF" w:rsidSect="006D4E3D">
      <w:footerReference w:type="default" r:id="rId32"/>
      <w:pgSz w:w="11906" w:h="16838"/>
      <w:pgMar w:top="1418" w:right="1701" w:bottom="1418" w:left="1701" w:header="709" w:footer="709"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lutebio@outlook.com" w:date="2021-05-11T16:58:00Z" w:initials="l">
    <w:p w14:paraId="28D087A4" w14:textId="77777777" w:rsidR="00D02B07" w:rsidRDefault="00D02B07">
      <w:pPr>
        <w:pStyle w:val="Textodecomentrio"/>
      </w:pPr>
      <w:r>
        <w:rPr>
          <w:rStyle w:val="Refdecomentrio"/>
        </w:rPr>
        <w:annotationRef/>
      </w:r>
      <w:r>
        <w:t>Nós fizemos um experimento com 40 peças de carne com osso distribuídas em um trecho de 5 km.  O sucesso dos observadores foi quantificado de acordo com o número de peças conseguiam encontrar.</w:t>
      </w:r>
    </w:p>
    <w:p w14:paraId="21EA9A4E" w14:textId="77777777" w:rsidR="00D02B07" w:rsidRDefault="00D02B07">
      <w:pPr>
        <w:pStyle w:val="Textodecomentrio"/>
      </w:pPr>
    </w:p>
    <w:p w14:paraId="08F24A61" w14:textId="77777777" w:rsidR="00D02B07" w:rsidRDefault="00D02B07">
      <w:pPr>
        <w:pStyle w:val="Textodecomentrio"/>
      </w:pPr>
    </w:p>
    <w:p w14:paraId="4706585E" w14:textId="04A5EFA9" w:rsidR="00D02B07" w:rsidRDefault="00D02B07">
      <w:pPr>
        <w:pStyle w:val="Textodecomentrio"/>
      </w:pPr>
      <w:r>
        <w:t>Para estabelecer o tempo de remoção das carcaças, foi feito um monitoramento durante uma semana, sem a retirada das carcaças.</w:t>
      </w:r>
      <w:r w:rsidR="00771C52">
        <w:t xml:space="preserve"> Dessa forma, foi possível estabelecer quanto tempo as carcaças permaneciam na rodovia.</w:t>
      </w:r>
    </w:p>
  </w:comment>
  <w:comment w:id="13" w:author="lutebio@outlook.com" w:date="2021-05-11T18:15:00Z" w:initials="l">
    <w:p w14:paraId="432B5016" w14:textId="538B0143" w:rsidR="00345B86" w:rsidRDefault="00345B86">
      <w:pPr>
        <w:pStyle w:val="Textodecomentrio"/>
      </w:pPr>
      <w:r>
        <w:rPr>
          <w:rStyle w:val="Refdecomentrio"/>
        </w:rPr>
        <w:annotationRef/>
      </w:r>
      <w:r>
        <w:t>Apenas para grupos que tiveram mais de três ocorrências.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06585E" w15:done="0"/>
  <w15:commentEx w15:paraId="432B5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53633" w16cex:dateUtc="2021-05-11T19:58:00Z"/>
  <w16cex:commentExtensible w16cex:durableId="2445482A" w16cex:dateUtc="2021-05-11T2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06585E" w16cid:durableId="24453633"/>
  <w16cid:commentId w16cid:paraId="432B5016" w16cid:durableId="244548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F250E" w14:textId="77777777" w:rsidR="00134D14" w:rsidRDefault="00134D14">
      <w:pPr>
        <w:spacing w:after="0" w:line="240" w:lineRule="auto"/>
      </w:pPr>
      <w:r>
        <w:separator/>
      </w:r>
    </w:p>
  </w:endnote>
  <w:endnote w:type="continuationSeparator" w:id="0">
    <w:p w14:paraId="75BBB8C8" w14:textId="77777777" w:rsidR="00134D14" w:rsidRDefault="00134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TT3713a231">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6B032" w14:textId="77777777" w:rsidR="00AD3479" w:rsidRDefault="00AD3479">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fldChar w:fldCharType="begin"/>
    </w:r>
    <w:r>
      <w:rPr>
        <w:rFonts w:ascii="Times New Roman" w:eastAsia="Times New Roman" w:hAnsi="Times New Roman" w:cs="Times New Roman"/>
        <w:color w:val="000000"/>
        <w:sz w:val="16"/>
        <w:szCs w:val="16"/>
      </w:rPr>
      <w:instrText>PAGE</w:instrText>
    </w:r>
    <w:r>
      <w:rPr>
        <w:rFonts w:ascii="Times New Roman" w:eastAsia="Times New Roman" w:hAnsi="Times New Roman" w:cs="Times New Roman"/>
        <w:color w:val="000000"/>
        <w:sz w:val="16"/>
        <w:szCs w:val="16"/>
      </w:rPr>
      <w:fldChar w:fldCharType="separate"/>
    </w:r>
    <w:r>
      <w:rPr>
        <w:rFonts w:ascii="Times New Roman" w:eastAsia="Times New Roman" w:hAnsi="Times New Roman" w:cs="Times New Roman"/>
        <w:noProof/>
        <w:color w:val="000000"/>
        <w:sz w:val="16"/>
        <w:szCs w:val="16"/>
      </w:rPr>
      <w:t>14</w:t>
    </w:r>
    <w:r>
      <w:rPr>
        <w:rFonts w:ascii="Times New Roman" w:eastAsia="Times New Roman" w:hAnsi="Times New Roman" w:cs="Times New Roman"/>
        <w:color w:val="000000"/>
        <w:sz w:val="16"/>
        <w:szCs w:val="16"/>
      </w:rPr>
      <w:fldChar w:fldCharType="end"/>
    </w:r>
  </w:p>
  <w:p w14:paraId="1DB246CF" w14:textId="77777777" w:rsidR="00AD3479" w:rsidRDefault="00AD3479">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D39AC" w14:textId="77777777" w:rsidR="00134D14" w:rsidRDefault="00134D14">
      <w:pPr>
        <w:spacing w:after="0" w:line="240" w:lineRule="auto"/>
      </w:pPr>
      <w:r>
        <w:separator/>
      </w:r>
    </w:p>
  </w:footnote>
  <w:footnote w:type="continuationSeparator" w:id="0">
    <w:p w14:paraId="3C009D14" w14:textId="77777777" w:rsidR="00134D14" w:rsidRDefault="00134D14">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tebio@outlook.com">
    <w15:presenceInfo w15:providerId="Windows Live" w15:userId="0585eb0262aaa8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1BE"/>
    <w:rsid w:val="00001A85"/>
    <w:rsid w:val="00002860"/>
    <w:rsid w:val="0000449D"/>
    <w:rsid w:val="0001103F"/>
    <w:rsid w:val="00011BCD"/>
    <w:rsid w:val="00011E77"/>
    <w:rsid w:val="0001260C"/>
    <w:rsid w:val="000176FC"/>
    <w:rsid w:val="00021159"/>
    <w:rsid w:val="00024CA1"/>
    <w:rsid w:val="00026965"/>
    <w:rsid w:val="00031E1C"/>
    <w:rsid w:val="00041A9A"/>
    <w:rsid w:val="0004402F"/>
    <w:rsid w:val="000459EB"/>
    <w:rsid w:val="00050126"/>
    <w:rsid w:val="00053798"/>
    <w:rsid w:val="00057DA2"/>
    <w:rsid w:val="00060B21"/>
    <w:rsid w:val="00060BF3"/>
    <w:rsid w:val="00061EC8"/>
    <w:rsid w:val="000625CC"/>
    <w:rsid w:val="000635ED"/>
    <w:rsid w:val="00067723"/>
    <w:rsid w:val="00071CDF"/>
    <w:rsid w:val="00072A11"/>
    <w:rsid w:val="00072CD1"/>
    <w:rsid w:val="00072F3C"/>
    <w:rsid w:val="0007381A"/>
    <w:rsid w:val="0007418E"/>
    <w:rsid w:val="00076BD9"/>
    <w:rsid w:val="000777FF"/>
    <w:rsid w:val="0008007E"/>
    <w:rsid w:val="00084BC7"/>
    <w:rsid w:val="0008709C"/>
    <w:rsid w:val="000932D3"/>
    <w:rsid w:val="000A0F21"/>
    <w:rsid w:val="000A25DB"/>
    <w:rsid w:val="000A4FB5"/>
    <w:rsid w:val="000B117B"/>
    <w:rsid w:val="000B46E4"/>
    <w:rsid w:val="000C253D"/>
    <w:rsid w:val="000C30BB"/>
    <w:rsid w:val="000C3F3A"/>
    <w:rsid w:val="000C4E7D"/>
    <w:rsid w:val="000C53FE"/>
    <w:rsid w:val="000D5D6F"/>
    <w:rsid w:val="000E3364"/>
    <w:rsid w:val="000E6520"/>
    <w:rsid w:val="000F4BB0"/>
    <w:rsid w:val="000F4D6A"/>
    <w:rsid w:val="000F5AD0"/>
    <w:rsid w:val="000F736A"/>
    <w:rsid w:val="000F7FA3"/>
    <w:rsid w:val="001009FF"/>
    <w:rsid w:val="001029B9"/>
    <w:rsid w:val="00106226"/>
    <w:rsid w:val="00107469"/>
    <w:rsid w:val="001115F6"/>
    <w:rsid w:val="001149F9"/>
    <w:rsid w:val="00120B7D"/>
    <w:rsid w:val="001234F9"/>
    <w:rsid w:val="00123CE0"/>
    <w:rsid w:val="0012559C"/>
    <w:rsid w:val="0013005F"/>
    <w:rsid w:val="00131A2A"/>
    <w:rsid w:val="00134D14"/>
    <w:rsid w:val="001366A0"/>
    <w:rsid w:val="00136AF8"/>
    <w:rsid w:val="0014353F"/>
    <w:rsid w:val="00143CD3"/>
    <w:rsid w:val="001455F0"/>
    <w:rsid w:val="0014729D"/>
    <w:rsid w:val="001534EB"/>
    <w:rsid w:val="00160C9C"/>
    <w:rsid w:val="00171314"/>
    <w:rsid w:val="001726EF"/>
    <w:rsid w:val="00181D1B"/>
    <w:rsid w:val="001821ED"/>
    <w:rsid w:val="00182798"/>
    <w:rsid w:val="00182D65"/>
    <w:rsid w:val="00187C6F"/>
    <w:rsid w:val="00192E02"/>
    <w:rsid w:val="00194D19"/>
    <w:rsid w:val="00195DBC"/>
    <w:rsid w:val="00195FB4"/>
    <w:rsid w:val="001B13F6"/>
    <w:rsid w:val="001B177E"/>
    <w:rsid w:val="001C404C"/>
    <w:rsid w:val="001C68CA"/>
    <w:rsid w:val="001C7682"/>
    <w:rsid w:val="001D1C67"/>
    <w:rsid w:val="001D637A"/>
    <w:rsid w:val="001D784B"/>
    <w:rsid w:val="001E58C5"/>
    <w:rsid w:val="001E5A89"/>
    <w:rsid w:val="001E5A9B"/>
    <w:rsid w:val="001E62F4"/>
    <w:rsid w:val="001F697F"/>
    <w:rsid w:val="001F7963"/>
    <w:rsid w:val="001F7BA6"/>
    <w:rsid w:val="00201165"/>
    <w:rsid w:val="0020320F"/>
    <w:rsid w:val="00205100"/>
    <w:rsid w:val="00207634"/>
    <w:rsid w:val="00207E67"/>
    <w:rsid w:val="00210161"/>
    <w:rsid w:val="002116BA"/>
    <w:rsid w:val="00213583"/>
    <w:rsid w:val="00215418"/>
    <w:rsid w:val="00215596"/>
    <w:rsid w:val="002201A6"/>
    <w:rsid w:val="0022454D"/>
    <w:rsid w:val="00234137"/>
    <w:rsid w:val="00235DB7"/>
    <w:rsid w:val="00237255"/>
    <w:rsid w:val="002424B6"/>
    <w:rsid w:val="00250B92"/>
    <w:rsid w:val="00254A38"/>
    <w:rsid w:val="00263CF8"/>
    <w:rsid w:val="0026574B"/>
    <w:rsid w:val="00270DD9"/>
    <w:rsid w:val="00272999"/>
    <w:rsid w:val="002755FD"/>
    <w:rsid w:val="00276A54"/>
    <w:rsid w:val="00280A8C"/>
    <w:rsid w:val="002813F0"/>
    <w:rsid w:val="0028717C"/>
    <w:rsid w:val="00293106"/>
    <w:rsid w:val="00293751"/>
    <w:rsid w:val="00296DC5"/>
    <w:rsid w:val="002A728D"/>
    <w:rsid w:val="002B42ED"/>
    <w:rsid w:val="002B445A"/>
    <w:rsid w:val="002B4885"/>
    <w:rsid w:val="002B6D08"/>
    <w:rsid w:val="002E0EBF"/>
    <w:rsid w:val="002E2F2E"/>
    <w:rsid w:val="002E3C82"/>
    <w:rsid w:val="002E44D9"/>
    <w:rsid w:val="002E5641"/>
    <w:rsid w:val="002E6CB5"/>
    <w:rsid w:val="002F0449"/>
    <w:rsid w:val="002F0CEC"/>
    <w:rsid w:val="00300B5A"/>
    <w:rsid w:val="003018EC"/>
    <w:rsid w:val="00301C5E"/>
    <w:rsid w:val="0030423C"/>
    <w:rsid w:val="0030584B"/>
    <w:rsid w:val="00315DA2"/>
    <w:rsid w:val="00321096"/>
    <w:rsid w:val="00322881"/>
    <w:rsid w:val="003317DB"/>
    <w:rsid w:val="00334DF3"/>
    <w:rsid w:val="00343D5E"/>
    <w:rsid w:val="00345B86"/>
    <w:rsid w:val="00345D7F"/>
    <w:rsid w:val="00345E67"/>
    <w:rsid w:val="00347D15"/>
    <w:rsid w:val="00350A90"/>
    <w:rsid w:val="003518A2"/>
    <w:rsid w:val="00353CBA"/>
    <w:rsid w:val="00354241"/>
    <w:rsid w:val="003646A0"/>
    <w:rsid w:val="003646FF"/>
    <w:rsid w:val="0036605E"/>
    <w:rsid w:val="00374B47"/>
    <w:rsid w:val="00377080"/>
    <w:rsid w:val="00381B3D"/>
    <w:rsid w:val="00381FBB"/>
    <w:rsid w:val="0038244F"/>
    <w:rsid w:val="00385B4D"/>
    <w:rsid w:val="0039691A"/>
    <w:rsid w:val="00397755"/>
    <w:rsid w:val="003A0EA7"/>
    <w:rsid w:val="003A3D2B"/>
    <w:rsid w:val="003A464F"/>
    <w:rsid w:val="003B45A4"/>
    <w:rsid w:val="003C7CB7"/>
    <w:rsid w:val="003D157C"/>
    <w:rsid w:val="003D1A10"/>
    <w:rsid w:val="003D4284"/>
    <w:rsid w:val="003D493F"/>
    <w:rsid w:val="003E3BB4"/>
    <w:rsid w:val="003E3DB0"/>
    <w:rsid w:val="003E4C1E"/>
    <w:rsid w:val="003F0080"/>
    <w:rsid w:val="003F0978"/>
    <w:rsid w:val="003F3FD1"/>
    <w:rsid w:val="003F54C0"/>
    <w:rsid w:val="00402261"/>
    <w:rsid w:val="004205F5"/>
    <w:rsid w:val="004215F1"/>
    <w:rsid w:val="00421F6A"/>
    <w:rsid w:val="00427715"/>
    <w:rsid w:val="004344D3"/>
    <w:rsid w:val="00441C46"/>
    <w:rsid w:val="00445CF2"/>
    <w:rsid w:val="00451746"/>
    <w:rsid w:val="00457CF1"/>
    <w:rsid w:val="0046289F"/>
    <w:rsid w:val="004649D9"/>
    <w:rsid w:val="0046586E"/>
    <w:rsid w:val="00470EEC"/>
    <w:rsid w:val="00475186"/>
    <w:rsid w:val="004754AE"/>
    <w:rsid w:val="00475D69"/>
    <w:rsid w:val="00480160"/>
    <w:rsid w:val="004A3C55"/>
    <w:rsid w:val="004A596D"/>
    <w:rsid w:val="004A5BAB"/>
    <w:rsid w:val="004A697B"/>
    <w:rsid w:val="004A6AE1"/>
    <w:rsid w:val="004B0A19"/>
    <w:rsid w:val="004B372D"/>
    <w:rsid w:val="004B4016"/>
    <w:rsid w:val="004B59D2"/>
    <w:rsid w:val="004B6913"/>
    <w:rsid w:val="004C06C8"/>
    <w:rsid w:val="004C42D9"/>
    <w:rsid w:val="004C684D"/>
    <w:rsid w:val="004D513F"/>
    <w:rsid w:val="004D5AF6"/>
    <w:rsid w:val="004D5E00"/>
    <w:rsid w:val="004E022E"/>
    <w:rsid w:val="004E4246"/>
    <w:rsid w:val="004E71AC"/>
    <w:rsid w:val="004F3D21"/>
    <w:rsid w:val="004F4089"/>
    <w:rsid w:val="004F4521"/>
    <w:rsid w:val="0050302D"/>
    <w:rsid w:val="00503B3A"/>
    <w:rsid w:val="0051042A"/>
    <w:rsid w:val="005127C9"/>
    <w:rsid w:val="005128DF"/>
    <w:rsid w:val="0051395E"/>
    <w:rsid w:val="00513F99"/>
    <w:rsid w:val="00514DD9"/>
    <w:rsid w:val="00516FD7"/>
    <w:rsid w:val="00517713"/>
    <w:rsid w:val="00520A30"/>
    <w:rsid w:val="00527CC6"/>
    <w:rsid w:val="00527DCE"/>
    <w:rsid w:val="00533F67"/>
    <w:rsid w:val="00541C0A"/>
    <w:rsid w:val="00545405"/>
    <w:rsid w:val="005457A5"/>
    <w:rsid w:val="00546A2F"/>
    <w:rsid w:val="005535D0"/>
    <w:rsid w:val="005545B8"/>
    <w:rsid w:val="00561286"/>
    <w:rsid w:val="005654B1"/>
    <w:rsid w:val="00566404"/>
    <w:rsid w:val="005728A4"/>
    <w:rsid w:val="00572BC0"/>
    <w:rsid w:val="00575570"/>
    <w:rsid w:val="00580243"/>
    <w:rsid w:val="0058323D"/>
    <w:rsid w:val="005862DD"/>
    <w:rsid w:val="005929CE"/>
    <w:rsid w:val="005A6235"/>
    <w:rsid w:val="005A687E"/>
    <w:rsid w:val="005B0D36"/>
    <w:rsid w:val="005B162D"/>
    <w:rsid w:val="005B2260"/>
    <w:rsid w:val="005C084F"/>
    <w:rsid w:val="005C42C5"/>
    <w:rsid w:val="005C58F6"/>
    <w:rsid w:val="005D4F50"/>
    <w:rsid w:val="005E016C"/>
    <w:rsid w:val="005E0682"/>
    <w:rsid w:val="005E13B7"/>
    <w:rsid w:val="005E1CF4"/>
    <w:rsid w:val="005E6B27"/>
    <w:rsid w:val="005F1FA2"/>
    <w:rsid w:val="005F2D18"/>
    <w:rsid w:val="005F3CFC"/>
    <w:rsid w:val="005F4A4D"/>
    <w:rsid w:val="005F5CFE"/>
    <w:rsid w:val="005F7772"/>
    <w:rsid w:val="00601913"/>
    <w:rsid w:val="006035B6"/>
    <w:rsid w:val="00603CC7"/>
    <w:rsid w:val="006060C4"/>
    <w:rsid w:val="006075FC"/>
    <w:rsid w:val="00622A6A"/>
    <w:rsid w:val="00625673"/>
    <w:rsid w:val="00633A14"/>
    <w:rsid w:val="0064418B"/>
    <w:rsid w:val="006455B1"/>
    <w:rsid w:val="00652175"/>
    <w:rsid w:val="00656966"/>
    <w:rsid w:val="00657144"/>
    <w:rsid w:val="0066012C"/>
    <w:rsid w:val="00666D87"/>
    <w:rsid w:val="00671DA6"/>
    <w:rsid w:val="00695F0E"/>
    <w:rsid w:val="006A296E"/>
    <w:rsid w:val="006A3336"/>
    <w:rsid w:val="006B1DD7"/>
    <w:rsid w:val="006B5D08"/>
    <w:rsid w:val="006C0413"/>
    <w:rsid w:val="006C2CD3"/>
    <w:rsid w:val="006C44FD"/>
    <w:rsid w:val="006D114E"/>
    <w:rsid w:val="006D3965"/>
    <w:rsid w:val="006D4E3D"/>
    <w:rsid w:val="006E07F6"/>
    <w:rsid w:val="006E1373"/>
    <w:rsid w:val="006E1F54"/>
    <w:rsid w:val="006E266D"/>
    <w:rsid w:val="006E435B"/>
    <w:rsid w:val="006E435F"/>
    <w:rsid w:val="006E6432"/>
    <w:rsid w:val="006E67F0"/>
    <w:rsid w:val="006F2E97"/>
    <w:rsid w:val="006F65B8"/>
    <w:rsid w:val="00705F90"/>
    <w:rsid w:val="00715CEB"/>
    <w:rsid w:val="00717E5C"/>
    <w:rsid w:val="007204EB"/>
    <w:rsid w:val="007213D4"/>
    <w:rsid w:val="00724A18"/>
    <w:rsid w:val="00725A55"/>
    <w:rsid w:val="007275C7"/>
    <w:rsid w:val="00727636"/>
    <w:rsid w:val="0073522C"/>
    <w:rsid w:val="0073742E"/>
    <w:rsid w:val="00744CBD"/>
    <w:rsid w:val="00746217"/>
    <w:rsid w:val="0075162C"/>
    <w:rsid w:val="00751E3D"/>
    <w:rsid w:val="0075243B"/>
    <w:rsid w:val="00754860"/>
    <w:rsid w:val="00757129"/>
    <w:rsid w:val="007624A3"/>
    <w:rsid w:val="00771C52"/>
    <w:rsid w:val="0077371F"/>
    <w:rsid w:val="00774ADD"/>
    <w:rsid w:val="007838CD"/>
    <w:rsid w:val="00785C9E"/>
    <w:rsid w:val="007907C3"/>
    <w:rsid w:val="00790AB5"/>
    <w:rsid w:val="007A0927"/>
    <w:rsid w:val="007B2BFE"/>
    <w:rsid w:val="007B2C28"/>
    <w:rsid w:val="007B2CE0"/>
    <w:rsid w:val="007B5448"/>
    <w:rsid w:val="007B7BE5"/>
    <w:rsid w:val="007B7D8A"/>
    <w:rsid w:val="007C1AAF"/>
    <w:rsid w:val="007C5457"/>
    <w:rsid w:val="007C5FA9"/>
    <w:rsid w:val="007C6D55"/>
    <w:rsid w:val="007D2423"/>
    <w:rsid w:val="007D536B"/>
    <w:rsid w:val="007D6EA6"/>
    <w:rsid w:val="007D7192"/>
    <w:rsid w:val="007E2A07"/>
    <w:rsid w:val="007E3DF3"/>
    <w:rsid w:val="007E7407"/>
    <w:rsid w:val="007F0A26"/>
    <w:rsid w:val="008035B4"/>
    <w:rsid w:val="00803A73"/>
    <w:rsid w:val="00803E4B"/>
    <w:rsid w:val="008052AC"/>
    <w:rsid w:val="00805978"/>
    <w:rsid w:val="00811D25"/>
    <w:rsid w:val="008120F8"/>
    <w:rsid w:val="00812D24"/>
    <w:rsid w:val="00826391"/>
    <w:rsid w:val="00833C21"/>
    <w:rsid w:val="00834140"/>
    <w:rsid w:val="00834FC5"/>
    <w:rsid w:val="00835C8D"/>
    <w:rsid w:val="00842464"/>
    <w:rsid w:val="008445CF"/>
    <w:rsid w:val="00845A2F"/>
    <w:rsid w:val="0085251E"/>
    <w:rsid w:val="0085597F"/>
    <w:rsid w:val="00856BD3"/>
    <w:rsid w:val="00856DD3"/>
    <w:rsid w:val="0086156E"/>
    <w:rsid w:val="00863273"/>
    <w:rsid w:val="00863684"/>
    <w:rsid w:val="00864873"/>
    <w:rsid w:val="0087472E"/>
    <w:rsid w:val="008869DA"/>
    <w:rsid w:val="008909F6"/>
    <w:rsid w:val="00891031"/>
    <w:rsid w:val="00897A04"/>
    <w:rsid w:val="008D2859"/>
    <w:rsid w:val="008E19EE"/>
    <w:rsid w:val="008E3099"/>
    <w:rsid w:val="008F1714"/>
    <w:rsid w:val="008F3030"/>
    <w:rsid w:val="008F34AE"/>
    <w:rsid w:val="008F7F47"/>
    <w:rsid w:val="009118A9"/>
    <w:rsid w:val="0091336A"/>
    <w:rsid w:val="0091451C"/>
    <w:rsid w:val="009170B2"/>
    <w:rsid w:val="00917DDB"/>
    <w:rsid w:val="00921BBD"/>
    <w:rsid w:val="009220C3"/>
    <w:rsid w:val="009246FF"/>
    <w:rsid w:val="00926F39"/>
    <w:rsid w:val="00930D4D"/>
    <w:rsid w:val="00940DB2"/>
    <w:rsid w:val="00940DB8"/>
    <w:rsid w:val="00941A77"/>
    <w:rsid w:val="00944355"/>
    <w:rsid w:val="00950713"/>
    <w:rsid w:val="00951262"/>
    <w:rsid w:val="00951AE2"/>
    <w:rsid w:val="00960023"/>
    <w:rsid w:val="00961D33"/>
    <w:rsid w:val="00964693"/>
    <w:rsid w:val="0097318A"/>
    <w:rsid w:val="00973B92"/>
    <w:rsid w:val="0097496F"/>
    <w:rsid w:val="00976359"/>
    <w:rsid w:val="00976481"/>
    <w:rsid w:val="00976564"/>
    <w:rsid w:val="00980F21"/>
    <w:rsid w:val="00982FB4"/>
    <w:rsid w:val="009868C2"/>
    <w:rsid w:val="00990565"/>
    <w:rsid w:val="00990802"/>
    <w:rsid w:val="009919E7"/>
    <w:rsid w:val="00994B8E"/>
    <w:rsid w:val="00995692"/>
    <w:rsid w:val="00997F0A"/>
    <w:rsid w:val="009B3FA0"/>
    <w:rsid w:val="009B593F"/>
    <w:rsid w:val="009C797A"/>
    <w:rsid w:val="009E287D"/>
    <w:rsid w:val="009E295C"/>
    <w:rsid w:val="009F361F"/>
    <w:rsid w:val="00A00F91"/>
    <w:rsid w:val="00A0133A"/>
    <w:rsid w:val="00A06338"/>
    <w:rsid w:val="00A06C4F"/>
    <w:rsid w:val="00A07D3F"/>
    <w:rsid w:val="00A12C9D"/>
    <w:rsid w:val="00A21D4A"/>
    <w:rsid w:val="00A24F21"/>
    <w:rsid w:val="00A261E4"/>
    <w:rsid w:val="00A31036"/>
    <w:rsid w:val="00A32E59"/>
    <w:rsid w:val="00A3486C"/>
    <w:rsid w:val="00A4500C"/>
    <w:rsid w:val="00A45D90"/>
    <w:rsid w:val="00A46789"/>
    <w:rsid w:val="00A509D6"/>
    <w:rsid w:val="00A62FBB"/>
    <w:rsid w:val="00A66675"/>
    <w:rsid w:val="00A70BDF"/>
    <w:rsid w:val="00A7277D"/>
    <w:rsid w:val="00A73D2F"/>
    <w:rsid w:val="00A73E03"/>
    <w:rsid w:val="00A80184"/>
    <w:rsid w:val="00A822BF"/>
    <w:rsid w:val="00A85177"/>
    <w:rsid w:val="00A93802"/>
    <w:rsid w:val="00A9418D"/>
    <w:rsid w:val="00A979E2"/>
    <w:rsid w:val="00AA6B4E"/>
    <w:rsid w:val="00AB3257"/>
    <w:rsid w:val="00AB4258"/>
    <w:rsid w:val="00AB623D"/>
    <w:rsid w:val="00AD16CD"/>
    <w:rsid w:val="00AD1A68"/>
    <w:rsid w:val="00AD3479"/>
    <w:rsid w:val="00AD4FBE"/>
    <w:rsid w:val="00AE0027"/>
    <w:rsid w:val="00AE1DC1"/>
    <w:rsid w:val="00AE4D19"/>
    <w:rsid w:val="00AE6AB6"/>
    <w:rsid w:val="00AF2F8E"/>
    <w:rsid w:val="00AF6BAA"/>
    <w:rsid w:val="00B02997"/>
    <w:rsid w:val="00B03CB0"/>
    <w:rsid w:val="00B0703B"/>
    <w:rsid w:val="00B16480"/>
    <w:rsid w:val="00B17033"/>
    <w:rsid w:val="00B222E1"/>
    <w:rsid w:val="00B24D04"/>
    <w:rsid w:val="00B26585"/>
    <w:rsid w:val="00B27A49"/>
    <w:rsid w:val="00B27B30"/>
    <w:rsid w:val="00B303B7"/>
    <w:rsid w:val="00B321A3"/>
    <w:rsid w:val="00B47156"/>
    <w:rsid w:val="00B5313C"/>
    <w:rsid w:val="00B535F9"/>
    <w:rsid w:val="00B53CBD"/>
    <w:rsid w:val="00B677B3"/>
    <w:rsid w:val="00B71D83"/>
    <w:rsid w:val="00B75433"/>
    <w:rsid w:val="00B80D2D"/>
    <w:rsid w:val="00B8532D"/>
    <w:rsid w:val="00B93ED5"/>
    <w:rsid w:val="00B97085"/>
    <w:rsid w:val="00B978C2"/>
    <w:rsid w:val="00BA4D29"/>
    <w:rsid w:val="00BB032A"/>
    <w:rsid w:val="00BB0F72"/>
    <w:rsid w:val="00BB1879"/>
    <w:rsid w:val="00BC37E5"/>
    <w:rsid w:val="00BC56AC"/>
    <w:rsid w:val="00BD5D22"/>
    <w:rsid w:val="00BD66B2"/>
    <w:rsid w:val="00BE0FB1"/>
    <w:rsid w:val="00BE1F12"/>
    <w:rsid w:val="00BE7715"/>
    <w:rsid w:val="00BF06B8"/>
    <w:rsid w:val="00BF0B91"/>
    <w:rsid w:val="00BF4C8A"/>
    <w:rsid w:val="00BF4E11"/>
    <w:rsid w:val="00BF55E0"/>
    <w:rsid w:val="00C01ACB"/>
    <w:rsid w:val="00C02279"/>
    <w:rsid w:val="00C03F6C"/>
    <w:rsid w:val="00C064AF"/>
    <w:rsid w:val="00C103A8"/>
    <w:rsid w:val="00C1328E"/>
    <w:rsid w:val="00C136ED"/>
    <w:rsid w:val="00C177E9"/>
    <w:rsid w:val="00C2184E"/>
    <w:rsid w:val="00C239B0"/>
    <w:rsid w:val="00C243D8"/>
    <w:rsid w:val="00C32A53"/>
    <w:rsid w:val="00C34125"/>
    <w:rsid w:val="00C3478F"/>
    <w:rsid w:val="00C3609A"/>
    <w:rsid w:val="00C43041"/>
    <w:rsid w:val="00C53CE5"/>
    <w:rsid w:val="00C54CF1"/>
    <w:rsid w:val="00C54EB1"/>
    <w:rsid w:val="00C568E3"/>
    <w:rsid w:val="00C56C9A"/>
    <w:rsid w:val="00C605AB"/>
    <w:rsid w:val="00C639E5"/>
    <w:rsid w:val="00C64896"/>
    <w:rsid w:val="00C700FE"/>
    <w:rsid w:val="00C74078"/>
    <w:rsid w:val="00C75C47"/>
    <w:rsid w:val="00C816BD"/>
    <w:rsid w:val="00C868B4"/>
    <w:rsid w:val="00C86FCE"/>
    <w:rsid w:val="00C87D3D"/>
    <w:rsid w:val="00C93215"/>
    <w:rsid w:val="00C949A4"/>
    <w:rsid w:val="00CA1EFC"/>
    <w:rsid w:val="00CA5FA8"/>
    <w:rsid w:val="00CA7E57"/>
    <w:rsid w:val="00CB0F7E"/>
    <w:rsid w:val="00CB1E9F"/>
    <w:rsid w:val="00CB2BC9"/>
    <w:rsid w:val="00CB4887"/>
    <w:rsid w:val="00CC2565"/>
    <w:rsid w:val="00CC50EC"/>
    <w:rsid w:val="00CD72C8"/>
    <w:rsid w:val="00CE24A7"/>
    <w:rsid w:val="00CE3218"/>
    <w:rsid w:val="00CE4E6E"/>
    <w:rsid w:val="00CF14E2"/>
    <w:rsid w:val="00CF202F"/>
    <w:rsid w:val="00CF2D29"/>
    <w:rsid w:val="00CF4A59"/>
    <w:rsid w:val="00D01893"/>
    <w:rsid w:val="00D02B07"/>
    <w:rsid w:val="00D02EF6"/>
    <w:rsid w:val="00D0730C"/>
    <w:rsid w:val="00D17A36"/>
    <w:rsid w:val="00D32680"/>
    <w:rsid w:val="00D3576C"/>
    <w:rsid w:val="00D36793"/>
    <w:rsid w:val="00D369C1"/>
    <w:rsid w:val="00D400BE"/>
    <w:rsid w:val="00D533C3"/>
    <w:rsid w:val="00D57ECD"/>
    <w:rsid w:val="00D62380"/>
    <w:rsid w:val="00D6424E"/>
    <w:rsid w:val="00D70802"/>
    <w:rsid w:val="00D724A8"/>
    <w:rsid w:val="00D7283F"/>
    <w:rsid w:val="00D72BD3"/>
    <w:rsid w:val="00D73F4D"/>
    <w:rsid w:val="00D759FF"/>
    <w:rsid w:val="00D774F2"/>
    <w:rsid w:val="00D81623"/>
    <w:rsid w:val="00D92893"/>
    <w:rsid w:val="00D935CA"/>
    <w:rsid w:val="00DA02C3"/>
    <w:rsid w:val="00DA2A4B"/>
    <w:rsid w:val="00DA4DAD"/>
    <w:rsid w:val="00DA5285"/>
    <w:rsid w:val="00DB42A0"/>
    <w:rsid w:val="00DB4560"/>
    <w:rsid w:val="00DB5361"/>
    <w:rsid w:val="00DB725E"/>
    <w:rsid w:val="00DC02FC"/>
    <w:rsid w:val="00DD5E43"/>
    <w:rsid w:val="00DD64B7"/>
    <w:rsid w:val="00DD7DF9"/>
    <w:rsid w:val="00DE1A3B"/>
    <w:rsid w:val="00DE38E2"/>
    <w:rsid w:val="00DE3BDC"/>
    <w:rsid w:val="00DE4A4A"/>
    <w:rsid w:val="00DE4FD2"/>
    <w:rsid w:val="00DE523B"/>
    <w:rsid w:val="00DE664E"/>
    <w:rsid w:val="00DF1839"/>
    <w:rsid w:val="00DF2936"/>
    <w:rsid w:val="00E00DE9"/>
    <w:rsid w:val="00E047DF"/>
    <w:rsid w:val="00E05A4A"/>
    <w:rsid w:val="00E05C10"/>
    <w:rsid w:val="00E074AC"/>
    <w:rsid w:val="00E13CBA"/>
    <w:rsid w:val="00E21192"/>
    <w:rsid w:val="00E2470E"/>
    <w:rsid w:val="00E2607A"/>
    <w:rsid w:val="00E2708F"/>
    <w:rsid w:val="00E27365"/>
    <w:rsid w:val="00E27A41"/>
    <w:rsid w:val="00E36BF9"/>
    <w:rsid w:val="00E41399"/>
    <w:rsid w:val="00E42D9B"/>
    <w:rsid w:val="00E443BB"/>
    <w:rsid w:val="00E502FE"/>
    <w:rsid w:val="00E5095E"/>
    <w:rsid w:val="00E51B99"/>
    <w:rsid w:val="00E60F34"/>
    <w:rsid w:val="00E61DFD"/>
    <w:rsid w:val="00E6673C"/>
    <w:rsid w:val="00E667B4"/>
    <w:rsid w:val="00E72E00"/>
    <w:rsid w:val="00E771BE"/>
    <w:rsid w:val="00E83404"/>
    <w:rsid w:val="00E92B46"/>
    <w:rsid w:val="00E935A8"/>
    <w:rsid w:val="00E979A9"/>
    <w:rsid w:val="00EA18F9"/>
    <w:rsid w:val="00EA28A7"/>
    <w:rsid w:val="00EB34BC"/>
    <w:rsid w:val="00EC1F2E"/>
    <w:rsid w:val="00EC6973"/>
    <w:rsid w:val="00ED1669"/>
    <w:rsid w:val="00ED3CCC"/>
    <w:rsid w:val="00ED6F1B"/>
    <w:rsid w:val="00ED6F71"/>
    <w:rsid w:val="00ED71EE"/>
    <w:rsid w:val="00EE46EA"/>
    <w:rsid w:val="00EE60DF"/>
    <w:rsid w:val="00EE6FE5"/>
    <w:rsid w:val="00EE7D19"/>
    <w:rsid w:val="00EF04D4"/>
    <w:rsid w:val="00EF1A26"/>
    <w:rsid w:val="00EF567C"/>
    <w:rsid w:val="00EF7481"/>
    <w:rsid w:val="00EF7F97"/>
    <w:rsid w:val="00F00556"/>
    <w:rsid w:val="00F03A91"/>
    <w:rsid w:val="00F057A0"/>
    <w:rsid w:val="00F066FD"/>
    <w:rsid w:val="00F1029D"/>
    <w:rsid w:val="00F117B8"/>
    <w:rsid w:val="00F127FA"/>
    <w:rsid w:val="00F1431C"/>
    <w:rsid w:val="00F2008D"/>
    <w:rsid w:val="00F20F08"/>
    <w:rsid w:val="00F25AD6"/>
    <w:rsid w:val="00F26367"/>
    <w:rsid w:val="00F34584"/>
    <w:rsid w:val="00F43E89"/>
    <w:rsid w:val="00F50C5B"/>
    <w:rsid w:val="00F51598"/>
    <w:rsid w:val="00F526DE"/>
    <w:rsid w:val="00F535B1"/>
    <w:rsid w:val="00F557D6"/>
    <w:rsid w:val="00F62A56"/>
    <w:rsid w:val="00F64DDA"/>
    <w:rsid w:val="00F65F0E"/>
    <w:rsid w:val="00F6670B"/>
    <w:rsid w:val="00F73C02"/>
    <w:rsid w:val="00F82537"/>
    <w:rsid w:val="00F82B26"/>
    <w:rsid w:val="00F842E3"/>
    <w:rsid w:val="00F85139"/>
    <w:rsid w:val="00F8537B"/>
    <w:rsid w:val="00F902D7"/>
    <w:rsid w:val="00F91FF0"/>
    <w:rsid w:val="00F93F84"/>
    <w:rsid w:val="00F945BD"/>
    <w:rsid w:val="00F9461A"/>
    <w:rsid w:val="00F95255"/>
    <w:rsid w:val="00FA2CFA"/>
    <w:rsid w:val="00FA6844"/>
    <w:rsid w:val="00FA6AE0"/>
    <w:rsid w:val="00FC0474"/>
    <w:rsid w:val="00FC27EA"/>
    <w:rsid w:val="00FC6829"/>
    <w:rsid w:val="00FD27B6"/>
    <w:rsid w:val="00FD57E2"/>
    <w:rsid w:val="00FD584B"/>
    <w:rsid w:val="00FE1A67"/>
    <w:rsid w:val="00FE236D"/>
    <w:rsid w:val="00FF048B"/>
    <w:rsid w:val="00FF1AD1"/>
    <w:rsid w:val="00FF3E25"/>
    <w:rsid w:val="00FF67A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5DDDF"/>
  <w15:docId w15:val="{7ECE4DA9-45AF-4486-B04A-CD388E10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DD3"/>
    <w:rPr>
      <w:lang w:eastAsia="en-US"/>
    </w:rPr>
  </w:style>
  <w:style w:type="paragraph" w:styleId="Ttulo1">
    <w:name w:val="heading 1"/>
    <w:basedOn w:val="Normal"/>
    <w:next w:val="Normal"/>
    <w:uiPriority w:val="9"/>
    <w:qFormat/>
    <w:rsid w:val="00856DD3"/>
    <w:pPr>
      <w:keepNext/>
      <w:keepLines/>
      <w:spacing w:before="480" w:after="120"/>
      <w:outlineLvl w:val="0"/>
    </w:pPr>
    <w:rPr>
      <w:b/>
      <w:sz w:val="48"/>
      <w:szCs w:val="48"/>
    </w:rPr>
  </w:style>
  <w:style w:type="paragraph" w:styleId="Ttulo2">
    <w:name w:val="heading 2"/>
    <w:basedOn w:val="Normal"/>
    <w:next w:val="Normal"/>
    <w:uiPriority w:val="9"/>
    <w:semiHidden/>
    <w:unhideWhenUsed/>
    <w:qFormat/>
    <w:rsid w:val="00856DD3"/>
    <w:pPr>
      <w:keepNext/>
      <w:keepLines/>
      <w:spacing w:before="360" w:after="80"/>
      <w:outlineLvl w:val="1"/>
    </w:pPr>
    <w:rPr>
      <w:b/>
      <w:sz w:val="36"/>
      <w:szCs w:val="36"/>
    </w:rPr>
  </w:style>
  <w:style w:type="paragraph" w:styleId="Ttulo3">
    <w:name w:val="heading 3"/>
    <w:basedOn w:val="Normal"/>
    <w:next w:val="Normal"/>
    <w:uiPriority w:val="9"/>
    <w:semiHidden/>
    <w:unhideWhenUsed/>
    <w:qFormat/>
    <w:rsid w:val="00856DD3"/>
    <w:pPr>
      <w:keepNext/>
      <w:keepLines/>
      <w:spacing w:before="280" w:after="80"/>
      <w:outlineLvl w:val="2"/>
    </w:pPr>
    <w:rPr>
      <w:b/>
      <w:sz w:val="28"/>
      <w:szCs w:val="28"/>
    </w:rPr>
  </w:style>
  <w:style w:type="paragraph" w:styleId="Ttulo4">
    <w:name w:val="heading 4"/>
    <w:basedOn w:val="Normal"/>
    <w:next w:val="Normal"/>
    <w:link w:val="Ttulo4Char"/>
    <w:uiPriority w:val="9"/>
    <w:semiHidden/>
    <w:unhideWhenUsed/>
    <w:qFormat/>
    <w:rsid w:val="00856DD3"/>
    <w:pPr>
      <w:spacing w:before="100" w:beforeAutospacing="1" w:after="100" w:afterAutospacing="1" w:line="240" w:lineRule="auto"/>
      <w:outlineLvl w:val="3"/>
    </w:pPr>
    <w:rPr>
      <w:rFonts w:ascii="Times New Roman" w:eastAsia="Times New Roman" w:hAnsi="Times New Roman"/>
      <w:b/>
      <w:bCs/>
      <w:sz w:val="24"/>
      <w:szCs w:val="24"/>
      <w:lang w:eastAsia="pt-BR"/>
    </w:rPr>
  </w:style>
  <w:style w:type="paragraph" w:styleId="Ttulo5">
    <w:name w:val="heading 5"/>
    <w:basedOn w:val="Normal"/>
    <w:next w:val="Normal"/>
    <w:uiPriority w:val="9"/>
    <w:semiHidden/>
    <w:unhideWhenUsed/>
    <w:qFormat/>
    <w:rsid w:val="00856DD3"/>
    <w:pPr>
      <w:keepNext/>
      <w:keepLines/>
      <w:spacing w:before="220" w:after="40"/>
      <w:outlineLvl w:val="4"/>
    </w:pPr>
    <w:rPr>
      <w:b/>
    </w:rPr>
  </w:style>
  <w:style w:type="paragraph" w:styleId="Ttulo6">
    <w:name w:val="heading 6"/>
    <w:basedOn w:val="Normal"/>
    <w:next w:val="Normal"/>
    <w:uiPriority w:val="9"/>
    <w:semiHidden/>
    <w:unhideWhenUsed/>
    <w:qFormat/>
    <w:rsid w:val="00856DD3"/>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856DD3"/>
    <w:tblPr>
      <w:tblCellMar>
        <w:top w:w="0" w:type="dxa"/>
        <w:left w:w="0" w:type="dxa"/>
        <w:bottom w:w="0" w:type="dxa"/>
        <w:right w:w="0" w:type="dxa"/>
      </w:tblCellMar>
    </w:tblPr>
  </w:style>
  <w:style w:type="paragraph" w:styleId="Ttulo">
    <w:name w:val="Title"/>
    <w:basedOn w:val="Normal"/>
    <w:next w:val="Normal"/>
    <w:uiPriority w:val="10"/>
    <w:qFormat/>
    <w:rsid w:val="00856DD3"/>
    <w:pPr>
      <w:keepNext/>
      <w:keepLines/>
      <w:spacing w:before="480" w:after="120"/>
    </w:pPr>
    <w:rPr>
      <w:b/>
      <w:sz w:val="72"/>
      <w:szCs w:val="72"/>
    </w:rPr>
  </w:style>
  <w:style w:type="character" w:customStyle="1" w:styleId="Ttulo4Char">
    <w:name w:val="Título 4 Char"/>
    <w:link w:val="Ttulo4"/>
    <w:uiPriority w:val="9"/>
    <w:rsid w:val="00856DD3"/>
    <w:rPr>
      <w:rFonts w:ascii="Times New Roman" w:eastAsia="Times New Roman" w:hAnsi="Times New Roman" w:cs="Times New Roman"/>
      <w:b/>
      <w:bCs/>
      <w:sz w:val="24"/>
      <w:szCs w:val="24"/>
      <w:lang w:eastAsia="pt-BR"/>
    </w:rPr>
  </w:style>
  <w:style w:type="character" w:customStyle="1" w:styleId="TextodecomentrioChar">
    <w:name w:val="Texto de comentário Char"/>
    <w:link w:val="Textodecomentrio"/>
    <w:uiPriority w:val="99"/>
    <w:rsid w:val="00856DD3"/>
    <w:rPr>
      <w:sz w:val="20"/>
      <w:szCs w:val="20"/>
    </w:rPr>
  </w:style>
  <w:style w:type="character" w:customStyle="1" w:styleId="MenoPendente1">
    <w:name w:val="Menção Pendente1"/>
    <w:uiPriority w:val="99"/>
    <w:unhideWhenUsed/>
    <w:qFormat/>
    <w:rsid w:val="00856DD3"/>
    <w:rPr>
      <w:color w:val="605E5C"/>
      <w:shd w:val="clear" w:color="auto" w:fill="E1DFDD"/>
    </w:rPr>
  </w:style>
  <w:style w:type="character" w:styleId="Refdenotaderodap">
    <w:name w:val="footnote reference"/>
    <w:uiPriority w:val="99"/>
    <w:unhideWhenUsed/>
    <w:qFormat/>
    <w:rsid w:val="00856DD3"/>
    <w:rPr>
      <w:vertAlign w:val="superscript"/>
    </w:rPr>
  </w:style>
  <w:style w:type="character" w:customStyle="1" w:styleId="AssuntodocomentrioChar">
    <w:name w:val="Assunto do comentário Char"/>
    <w:link w:val="Assuntodocomentrio"/>
    <w:uiPriority w:val="99"/>
    <w:semiHidden/>
    <w:rsid w:val="00856DD3"/>
    <w:rPr>
      <w:b/>
      <w:bCs/>
      <w:sz w:val="20"/>
      <w:szCs w:val="20"/>
    </w:rPr>
  </w:style>
  <w:style w:type="character" w:customStyle="1" w:styleId="TextodebaloChar">
    <w:name w:val="Texto de balão Char"/>
    <w:link w:val="Textodebalo"/>
    <w:uiPriority w:val="99"/>
    <w:semiHidden/>
    <w:qFormat/>
    <w:rsid w:val="00856DD3"/>
    <w:rPr>
      <w:rFonts w:ascii="Segoe UI" w:hAnsi="Segoe UI" w:cs="Segoe UI"/>
      <w:sz w:val="18"/>
      <w:szCs w:val="18"/>
    </w:rPr>
  </w:style>
  <w:style w:type="character" w:customStyle="1" w:styleId="RodapChar">
    <w:name w:val="Rodapé Char"/>
    <w:basedOn w:val="Fontepargpadro"/>
    <w:link w:val="Rodap"/>
    <w:uiPriority w:val="99"/>
    <w:rsid w:val="00856DD3"/>
  </w:style>
  <w:style w:type="character" w:styleId="Nmerodelinha">
    <w:name w:val="line number"/>
    <w:basedOn w:val="Fontepargpadro"/>
    <w:uiPriority w:val="99"/>
    <w:unhideWhenUsed/>
    <w:rsid w:val="00856DD3"/>
  </w:style>
  <w:style w:type="character" w:customStyle="1" w:styleId="TextodenotaderodapChar">
    <w:name w:val="Texto de nota de rodapé Char"/>
    <w:link w:val="Textodenotaderodap"/>
    <w:uiPriority w:val="99"/>
    <w:semiHidden/>
    <w:rsid w:val="00856DD3"/>
    <w:rPr>
      <w:sz w:val="20"/>
      <w:szCs w:val="20"/>
    </w:rPr>
  </w:style>
  <w:style w:type="character" w:styleId="Refdecomentrio">
    <w:name w:val="annotation reference"/>
    <w:uiPriority w:val="99"/>
    <w:unhideWhenUsed/>
    <w:rsid w:val="00856DD3"/>
    <w:rPr>
      <w:sz w:val="16"/>
      <w:szCs w:val="16"/>
    </w:rPr>
  </w:style>
  <w:style w:type="character" w:customStyle="1" w:styleId="CabealhoChar">
    <w:name w:val="Cabeçalho Char"/>
    <w:basedOn w:val="Fontepargpadro"/>
    <w:link w:val="Cabealho"/>
    <w:uiPriority w:val="99"/>
    <w:rsid w:val="00856DD3"/>
  </w:style>
  <w:style w:type="character" w:styleId="Hyperlink">
    <w:name w:val="Hyperlink"/>
    <w:uiPriority w:val="99"/>
    <w:unhideWhenUsed/>
    <w:rsid w:val="00856DD3"/>
    <w:rPr>
      <w:color w:val="0000FF"/>
      <w:u w:val="single"/>
    </w:rPr>
  </w:style>
  <w:style w:type="character" w:styleId="TextodoEspaoReservado">
    <w:name w:val="Placeholder Text"/>
    <w:uiPriority w:val="99"/>
    <w:semiHidden/>
    <w:qFormat/>
    <w:rsid w:val="00856DD3"/>
    <w:rPr>
      <w:color w:val="808080"/>
    </w:rPr>
  </w:style>
  <w:style w:type="paragraph" w:customStyle="1" w:styleId="Standard">
    <w:name w:val="Standard"/>
    <w:rsid w:val="00856DD3"/>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styleId="PargrafodaLista">
    <w:name w:val="List Paragraph"/>
    <w:basedOn w:val="Normal"/>
    <w:uiPriority w:val="34"/>
    <w:qFormat/>
    <w:rsid w:val="00856DD3"/>
    <w:pPr>
      <w:ind w:left="720"/>
      <w:contextualSpacing/>
    </w:pPr>
  </w:style>
  <w:style w:type="paragraph" w:styleId="Textodenotaderodap">
    <w:name w:val="footnote text"/>
    <w:basedOn w:val="Normal"/>
    <w:link w:val="TextodenotaderodapChar"/>
    <w:uiPriority w:val="99"/>
    <w:unhideWhenUsed/>
    <w:rsid w:val="00856DD3"/>
    <w:pPr>
      <w:spacing w:after="0" w:line="240" w:lineRule="auto"/>
    </w:pPr>
    <w:rPr>
      <w:sz w:val="20"/>
      <w:szCs w:val="20"/>
    </w:rPr>
  </w:style>
  <w:style w:type="paragraph" w:styleId="Textodebalo">
    <w:name w:val="Balloon Text"/>
    <w:basedOn w:val="Normal"/>
    <w:link w:val="TextodebaloChar"/>
    <w:uiPriority w:val="99"/>
    <w:unhideWhenUsed/>
    <w:rsid w:val="00856DD3"/>
    <w:pPr>
      <w:spacing w:after="0" w:line="240" w:lineRule="auto"/>
    </w:pPr>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unhideWhenUsed/>
    <w:rsid w:val="00856DD3"/>
    <w:rPr>
      <w:b/>
      <w:bCs/>
    </w:rPr>
  </w:style>
  <w:style w:type="paragraph" w:styleId="Rodap">
    <w:name w:val="footer"/>
    <w:basedOn w:val="Normal"/>
    <w:link w:val="RodapChar"/>
    <w:uiPriority w:val="99"/>
    <w:unhideWhenUsed/>
    <w:qFormat/>
    <w:rsid w:val="00856DD3"/>
    <w:pPr>
      <w:tabs>
        <w:tab w:val="center" w:pos="4252"/>
        <w:tab w:val="right" w:pos="8504"/>
      </w:tabs>
      <w:spacing w:after="0" w:line="240" w:lineRule="auto"/>
    </w:pPr>
  </w:style>
  <w:style w:type="paragraph" w:styleId="Textodecomentrio">
    <w:name w:val="annotation text"/>
    <w:basedOn w:val="Normal"/>
    <w:link w:val="TextodecomentrioChar"/>
    <w:uiPriority w:val="99"/>
    <w:unhideWhenUsed/>
    <w:rsid w:val="00856DD3"/>
    <w:pPr>
      <w:spacing w:line="240" w:lineRule="auto"/>
    </w:pPr>
    <w:rPr>
      <w:sz w:val="20"/>
      <w:szCs w:val="20"/>
    </w:rPr>
  </w:style>
  <w:style w:type="paragraph" w:styleId="Cabealho">
    <w:name w:val="header"/>
    <w:basedOn w:val="Normal"/>
    <w:link w:val="CabealhoChar"/>
    <w:uiPriority w:val="99"/>
    <w:unhideWhenUsed/>
    <w:rsid w:val="00856DD3"/>
    <w:pPr>
      <w:tabs>
        <w:tab w:val="center" w:pos="4252"/>
        <w:tab w:val="right" w:pos="8504"/>
      </w:tabs>
      <w:spacing w:after="0" w:line="240" w:lineRule="auto"/>
    </w:pPr>
  </w:style>
  <w:style w:type="paragraph" w:customStyle="1" w:styleId="Reviso1">
    <w:name w:val="Revisão1"/>
    <w:uiPriority w:val="99"/>
    <w:semiHidden/>
    <w:rsid w:val="00856DD3"/>
    <w:rPr>
      <w:lang w:eastAsia="en-US"/>
    </w:rPr>
  </w:style>
  <w:style w:type="table" w:styleId="Tabelacomgrade">
    <w:name w:val="Table Grid"/>
    <w:basedOn w:val="Tabelanormal"/>
    <w:uiPriority w:val="39"/>
    <w:rsid w:val="00856D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2">
    <w:name w:val="Menção Pendente2"/>
    <w:uiPriority w:val="99"/>
    <w:semiHidden/>
    <w:unhideWhenUsed/>
    <w:rsid w:val="003B4909"/>
    <w:rPr>
      <w:color w:val="605E5C"/>
      <w:shd w:val="clear" w:color="auto" w:fill="E1DFDD"/>
    </w:rPr>
  </w:style>
  <w:style w:type="paragraph" w:styleId="Reviso">
    <w:name w:val="Revision"/>
    <w:hidden/>
    <w:uiPriority w:val="99"/>
    <w:unhideWhenUsed/>
    <w:rsid w:val="004350C4"/>
    <w:rPr>
      <w:lang w:eastAsia="en-US"/>
    </w:rPr>
  </w:style>
  <w:style w:type="paragraph" w:styleId="Subttulo">
    <w:name w:val="Subtitle"/>
    <w:basedOn w:val="Normal"/>
    <w:next w:val="Normal"/>
    <w:uiPriority w:val="11"/>
    <w:qFormat/>
    <w:rsid w:val="00856DD3"/>
    <w:pPr>
      <w:keepNext/>
      <w:keepLines/>
      <w:spacing w:before="360" w:after="80"/>
    </w:pPr>
    <w:rPr>
      <w:rFonts w:ascii="Georgia" w:eastAsia="Georgia" w:hAnsi="Georgia" w:cs="Georgia"/>
      <w:i/>
      <w:color w:val="666666"/>
      <w:sz w:val="48"/>
      <w:szCs w:val="48"/>
    </w:rPr>
  </w:style>
  <w:style w:type="character" w:styleId="MenoPendente">
    <w:name w:val="Unresolved Mention"/>
    <w:basedOn w:val="Fontepargpadro"/>
    <w:uiPriority w:val="99"/>
    <w:semiHidden/>
    <w:unhideWhenUsed/>
    <w:rsid w:val="001726EF"/>
    <w:rPr>
      <w:color w:val="605E5C"/>
      <w:shd w:val="clear" w:color="auto" w:fill="E1DFDD"/>
    </w:rPr>
  </w:style>
  <w:style w:type="character" w:customStyle="1" w:styleId="highlight">
    <w:name w:val="highlight"/>
    <w:basedOn w:val="Fontepargpadro"/>
    <w:rsid w:val="00A9418D"/>
  </w:style>
  <w:style w:type="character" w:styleId="nfase">
    <w:name w:val="Emphasis"/>
    <w:basedOn w:val="Fontepargpadro"/>
    <w:uiPriority w:val="20"/>
    <w:qFormat/>
    <w:rsid w:val="004F4521"/>
    <w:rPr>
      <w:i/>
      <w:iCs/>
    </w:rPr>
  </w:style>
  <w:style w:type="paragraph" w:customStyle="1" w:styleId="Default">
    <w:name w:val="Default"/>
    <w:rsid w:val="005728A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5728A4"/>
    <w:rPr>
      <w:color w:val="000000"/>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311636">
      <w:bodyDiv w:val="1"/>
      <w:marLeft w:val="0"/>
      <w:marRight w:val="0"/>
      <w:marTop w:val="0"/>
      <w:marBottom w:val="0"/>
      <w:divBdr>
        <w:top w:val="none" w:sz="0" w:space="0" w:color="auto"/>
        <w:left w:val="none" w:sz="0" w:space="0" w:color="auto"/>
        <w:bottom w:val="none" w:sz="0" w:space="0" w:color="auto"/>
        <w:right w:val="none" w:sz="0" w:space="0" w:color="auto"/>
      </w:divBdr>
      <w:divsChild>
        <w:div w:id="2019690514">
          <w:marLeft w:val="0"/>
          <w:marRight w:val="0"/>
          <w:marTop w:val="0"/>
          <w:marBottom w:val="0"/>
          <w:divBdr>
            <w:top w:val="none" w:sz="0" w:space="0" w:color="auto"/>
            <w:left w:val="none" w:sz="0" w:space="0" w:color="auto"/>
            <w:bottom w:val="none" w:sz="0" w:space="0" w:color="auto"/>
            <w:right w:val="none" w:sz="0" w:space="0" w:color="auto"/>
          </w:divBdr>
          <w:divsChild>
            <w:div w:id="342628744">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cbee.ufla.br/portal/" TargetMode="External"/><Relationship Id="rId26" Type="http://schemas.openxmlformats.org/officeDocument/2006/relationships/hyperlink" Target="https://doi.org/10.1016/j.jaridenv.2017.11.015" TargetMode="External"/><Relationship Id="rId3" Type="http://schemas.openxmlformats.org/officeDocument/2006/relationships/styles" Target="styles.xml"/><Relationship Id="rId21" Type="http://schemas.openxmlformats.org/officeDocument/2006/relationships/hyperlink" Target="http://www.funceme.br/?page_id=2694" TargetMode="External"/><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doi.org/10.1111/j.0008-3658.2005.00099.x" TargetMode="External"/><Relationship Id="rId25" Type="http://schemas.openxmlformats.org/officeDocument/2006/relationships/hyperlink" Target="https://doi.org/10.1016/j.ecolmodel.2004.12.015"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doi.org/10.1146/annurev.ecolsys.29.1.207" TargetMode="External"/><Relationship Id="rId29" Type="http://schemas.openxmlformats.org/officeDocument/2006/relationships/hyperlink" Target="https://doi.org/10.1007/s11273-014-937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inmet.gov.br/portal/index.php?r=bdmep/bdmep"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doi.org/10.1016/j.biocon.2008.10.026" TargetMode="External"/><Relationship Id="rId28" Type="http://schemas.openxmlformats.org/officeDocument/2006/relationships/hyperlink" Target="https://doi.org/10.1371/journal.pone.0025383" TargetMode="External"/><Relationship Id="rId10" Type="http://schemas.microsoft.com/office/2011/relationships/commentsExtended" Target="commentsExtended.xml"/><Relationship Id="rId19" Type="http://schemas.openxmlformats.org/officeDocument/2006/relationships/hyperlink" Target="https://doi.org/10.1016/j.jenvman.2012.07.004" TargetMode="External"/><Relationship Id="rId31" Type="http://schemas.openxmlformats.org/officeDocument/2006/relationships/hyperlink" Target="https://doi.org/10.1016/j.biocon.2012.09.006"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hyperlink" Target="https://dx.doi.org/10.1007/s10344-010-0478-6" TargetMode="External"/><Relationship Id="rId27" Type="http://schemas.openxmlformats.org/officeDocument/2006/relationships/hyperlink" Target="https://doi.org/10.1016/j.jenvman.2011.11.004" TargetMode="External"/><Relationship Id="rId30" Type="http://schemas.openxmlformats.org/officeDocument/2006/relationships/hyperlink" Target="https://doi.org/10.1071/WR01110"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CTru5bT1cu3RyCLzJXdFnaDUryg==">AMUW2mVt4plfftkzYDCyZyFCLYxXHs3/Cgf26Qj90l+lgGx/sXrfchaY2sAl6hDHYHTYVC4B3lnYNX3hXOcH9N94IUGhfDsnp2HM3uWjIHx1LNJp57Gn3oG6i7dpjbmk1rFkoslNC9jBx55I307sBoz6RsrcVDCX0w==</go:docsCustomData>
</go:gDocsCustomXmlDataStorage>
</file>

<file path=customXml/itemProps1.xml><?xml version="1.0" encoding="utf-8"?>
<ds:datastoreItem xmlns:ds="http://schemas.openxmlformats.org/officeDocument/2006/customXml" ds:itemID="{02A1456D-2E53-4F81-BF4C-DA95B28D204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14</Pages>
  <Words>7515</Words>
  <Characters>40586</Characters>
  <Application>Microsoft Office Word</Application>
  <DocSecurity>0</DocSecurity>
  <Lines>338</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Luiza Teixeira</dc:creator>
  <cp:keywords/>
  <dc:description/>
  <cp:lastModifiedBy>lutebio@outlook.com</cp:lastModifiedBy>
  <cp:revision>14</cp:revision>
  <dcterms:created xsi:type="dcterms:W3CDTF">2020-12-17T12:12:00Z</dcterms:created>
  <dcterms:modified xsi:type="dcterms:W3CDTF">2021-05-14T22:06:00Z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1046-11.2.0.9144</vt:lpwstr>
  </property>
</Properties>
</file>